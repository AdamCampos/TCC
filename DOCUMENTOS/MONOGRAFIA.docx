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bCs/>
          <w:sz w:val="24"/>
          <w:szCs w:val="24"/>
        </w:rPr>
        <w:t>ADAMSON CAMPOS SILVA</w:t>
      </w:r>
    </w:p>
    <w:p w:rsidR="0009147F" w:rsidRDefault="0009147F"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DANIELE NONATO DA SILVA PAULINO</w:t>
      </w:r>
    </w:p>
    <w:p w:rsidR="0009147F" w:rsidRDefault="0009147F" w:rsidP="003B68F7">
      <w:pPr>
        <w:pStyle w:val="PargrafodaLista"/>
        <w:autoSpaceDE w:val="0"/>
        <w:autoSpaceDN w:val="0"/>
        <w:adjustRightInd w:val="0"/>
        <w:ind w:left="0"/>
        <w:jc w:val="center"/>
        <w:rPr>
          <w:rFonts w:ascii="Arial" w:hAnsi="Arial" w:cs="Arial"/>
          <w:sz w:val="24"/>
          <w:szCs w:val="24"/>
        </w:rPr>
      </w:pPr>
      <w:r w:rsidRPr="0073067C">
        <w:rPr>
          <w:rFonts w:ascii="Arial" w:hAnsi="Arial" w:cs="Arial"/>
          <w:sz w:val="24"/>
          <w:szCs w:val="24"/>
        </w:rPr>
        <w:t>LEANDRO BRAZ DE SOUSA</w:t>
      </w:r>
    </w:p>
    <w:p w:rsidR="0009147F" w:rsidRPr="0073067C" w:rsidRDefault="0009147F" w:rsidP="003B68F7">
      <w:pPr>
        <w:pStyle w:val="PargrafodaLista"/>
        <w:autoSpaceDE w:val="0"/>
        <w:autoSpaceDN w:val="0"/>
        <w:adjustRightInd w:val="0"/>
        <w:ind w:left="0"/>
        <w:jc w:val="center"/>
        <w:rPr>
          <w:rFonts w:ascii="Arial" w:hAnsi="Arial" w:cs="Arial"/>
          <w:bCs/>
          <w:sz w:val="24"/>
          <w:szCs w:val="24"/>
        </w:rPr>
      </w:pPr>
      <w:r w:rsidRPr="0073067C">
        <w:rPr>
          <w:rFonts w:ascii="Arial" w:hAnsi="Arial" w:cs="Arial"/>
          <w:sz w:val="24"/>
          <w:szCs w:val="24"/>
        </w:rPr>
        <w:t>NILSON RICARDO SANTIAGO PEREIRA</w:t>
      </w:r>
    </w:p>
    <w:p w:rsidR="0009147F" w:rsidRPr="0073067C" w:rsidRDefault="0009147F" w:rsidP="008B15EB">
      <w:pPr>
        <w:tabs>
          <w:tab w:val="left" w:pos="6095"/>
        </w:tabs>
        <w:autoSpaceDE w:val="0"/>
        <w:autoSpaceDN w:val="0"/>
        <w:adjustRightInd w:val="0"/>
        <w:rPr>
          <w:rFonts w:ascii="Arial" w:hAnsi="Arial" w:cs="Arial"/>
          <w:b/>
          <w:bCs/>
          <w:sz w:val="24"/>
          <w:szCs w:val="24"/>
        </w:rPr>
      </w:pPr>
      <w:r>
        <w:rPr>
          <w:rFonts w:ascii="Arial" w:hAnsi="Arial" w:cs="Arial"/>
          <w:b/>
          <w:bCs/>
          <w:sz w:val="24"/>
          <w:szCs w:val="24"/>
        </w:rPr>
        <w:tab/>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Pr="0073067C"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p>
    <w:p w:rsidR="0009147F" w:rsidRPr="0073067C"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Pr="0073067C"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lastRenderedPageBreak/>
        <w:t>FUNDAÇÃO OSWALDO ARANHA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CENTRO UNIVERSITÁRIO DE VOLTA REDONDA</w:t>
      </w:r>
    </w:p>
    <w:p w:rsidR="0009147F" w:rsidRPr="00E54971"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CURSO DE GRADUAÇÃO EM ENGENHARIA ELÉTRICA</w:t>
      </w:r>
    </w:p>
    <w:p w:rsidR="0009147F" w:rsidRPr="0073067C" w:rsidRDefault="0009147F" w:rsidP="003B68F7">
      <w:pPr>
        <w:autoSpaceDE w:val="0"/>
        <w:autoSpaceDN w:val="0"/>
        <w:adjustRightInd w:val="0"/>
        <w:jc w:val="center"/>
        <w:rPr>
          <w:rFonts w:ascii="Arial" w:hAnsi="Arial" w:cs="Arial"/>
          <w:b/>
          <w:bCs/>
          <w:sz w:val="24"/>
          <w:szCs w:val="24"/>
        </w:rPr>
      </w:pPr>
      <w:r w:rsidRPr="00E54971">
        <w:rPr>
          <w:rFonts w:ascii="Arial" w:hAnsi="Arial" w:cs="Arial"/>
          <w:b/>
          <w:bCs/>
          <w:sz w:val="24"/>
          <w:szCs w:val="24"/>
        </w:rPr>
        <w:t>TRABALHO DE CONCLUSÃO DE CURSO</w:t>
      </w:r>
    </w:p>
    <w:p w:rsidR="0009147F" w:rsidRPr="0073067C" w:rsidRDefault="0009147F" w:rsidP="003B68F7">
      <w:pPr>
        <w:rPr>
          <w:rFonts w:ascii="Arial" w:hAnsi="Arial" w:cs="Arial"/>
          <w:b/>
          <w:sz w:val="24"/>
          <w:szCs w:val="24"/>
        </w:rPr>
      </w:pPr>
    </w:p>
    <w:p w:rsidR="0009147F" w:rsidRDefault="0009147F" w:rsidP="003B68F7">
      <w:pPr>
        <w:autoSpaceDE w:val="0"/>
        <w:autoSpaceDN w:val="0"/>
        <w:adjustRightInd w:val="0"/>
        <w:jc w:val="center"/>
        <w:rPr>
          <w:rFonts w:ascii="Arial" w:hAnsi="Arial" w:cs="Arial"/>
          <w:b/>
          <w:bCs/>
          <w:sz w:val="28"/>
          <w:szCs w:val="28"/>
        </w:rPr>
      </w:pPr>
    </w:p>
    <w:p w:rsidR="0009147F" w:rsidRDefault="0009147F" w:rsidP="003B68F7">
      <w:pPr>
        <w:autoSpaceDE w:val="0"/>
        <w:autoSpaceDN w:val="0"/>
        <w:adjustRightInd w:val="0"/>
        <w:jc w:val="center"/>
        <w:rPr>
          <w:rFonts w:ascii="Arial" w:hAnsi="Arial" w:cs="Arial"/>
          <w:b/>
          <w:bCs/>
          <w:sz w:val="28"/>
          <w:szCs w:val="28"/>
        </w:rPr>
      </w:pPr>
      <w:r>
        <w:rPr>
          <w:rFonts w:ascii="Arial" w:hAnsi="Arial"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ascii="Arial" w:hAnsi="Arial" w:cs="Arial"/>
          <w:b/>
          <w:bCs/>
          <w:sz w:val="28"/>
          <w:szCs w:val="28"/>
        </w:rPr>
      </w:pPr>
    </w:p>
    <w:p w:rsidR="0009147F" w:rsidRDefault="00E44D2F" w:rsidP="003B68F7">
      <w:pPr>
        <w:autoSpaceDE w:val="0"/>
        <w:autoSpaceDN w:val="0"/>
        <w:adjustRightInd w:val="0"/>
        <w:jc w:val="center"/>
        <w:rPr>
          <w:rFonts w:ascii="Arial" w:hAnsi="Arial" w:cs="Arial"/>
          <w:sz w:val="24"/>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842E3D" w:rsidRPr="00212993" w:rsidRDefault="00842E3D" w:rsidP="00243250">
                  <w:pPr>
                    <w:spacing w:line="240" w:lineRule="auto"/>
                    <w:jc w:val="both"/>
                    <w:rPr>
                      <w:rFonts w:ascii="Arial" w:hAnsi="Arial" w:cs="Arial"/>
                      <w:sz w:val="24"/>
                      <w:szCs w:val="24"/>
                    </w:rPr>
                  </w:pPr>
                  <w:r w:rsidRPr="00212993">
                    <w:rPr>
                      <w:rFonts w:ascii="Arial" w:hAnsi="Arial" w:cs="Arial"/>
                      <w:sz w:val="24"/>
                      <w:szCs w:val="24"/>
                    </w:rPr>
                    <w:t>Monografia apresentada ao curso de Engenharia Elétrica do UniFOA como requisito para aprovação na disciplina de Metodologia de Projetos Industriais I – TCC.</w:t>
                  </w:r>
                </w:p>
                <w:p w:rsidR="00842E3D" w:rsidRPr="00212993" w:rsidRDefault="00842E3D" w:rsidP="00243250">
                  <w:pPr>
                    <w:spacing w:line="240" w:lineRule="auto"/>
                    <w:rPr>
                      <w:rFonts w:ascii="Arial" w:hAnsi="Arial" w:cs="Arial"/>
                      <w:sz w:val="24"/>
                      <w:szCs w:val="24"/>
                    </w:rPr>
                  </w:pP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Daniele Nonato da Silva Paulino</w:t>
                  </w: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Leandro Braz de Sousa</w:t>
                  </w: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Nilson Ricardo Santiago Pereira</w:t>
                  </w:r>
                </w:p>
                <w:p w:rsidR="00842E3D" w:rsidRPr="00212993" w:rsidRDefault="00842E3D" w:rsidP="00243250">
                  <w:pPr>
                    <w:spacing w:line="240" w:lineRule="auto"/>
                    <w:rPr>
                      <w:rFonts w:ascii="Arial" w:hAnsi="Arial" w:cs="Arial"/>
                      <w:sz w:val="24"/>
                      <w:szCs w:val="24"/>
                    </w:rPr>
                  </w:pP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Orientador:</w:t>
                  </w: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842E3D" w:rsidRPr="002B2F4D" w:rsidRDefault="00842E3D" w:rsidP="002B2F4D">
                  <w:pPr>
                    <w:pStyle w:val="SemEspaamento"/>
                    <w:rPr>
                      <w:rFonts w:ascii="Arial" w:hAnsi="Arial" w:cs="Arial"/>
                      <w:sz w:val="24"/>
                      <w:szCs w:val="24"/>
                    </w:rPr>
                  </w:pP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Coorientador:</w:t>
                  </w:r>
                </w:p>
                <w:p w:rsidR="00842E3D" w:rsidRPr="002B2F4D" w:rsidRDefault="00842E3D" w:rsidP="002B2F4D">
                  <w:pPr>
                    <w:pStyle w:val="SemEspaamento"/>
                    <w:rPr>
                      <w:rFonts w:ascii="Arial" w:hAnsi="Arial" w:cs="Arial"/>
                      <w:sz w:val="24"/>
                      <w:szCs w:val="24"/>
                    </w:rPr>
                  </w:pPr>
                  <w:r w:rsidRPr="002B2F4D">
                    <w:rPr>
                      <w:rFonts w:ascii="Arial" w:hAnsi="Arial" w:cs="Arial"/>
                      <w:sz w:val="24"/>
                      <w:szCs w:val="24"/>
                    </w:rPr>
                    <w:t>Prof. AloanoRegio de Almeida Pereira</w:t>
                  </w:r>
                </w:p>
                <w:p w:rsidR="00842E3D" w:rsidRPr="002B2F4D" w:rsidRDefault="00842E3D"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pStyle w:val="PargrafodaLista"/>
        <w:autoSpaceDE w:val="0"/>
        <w:autoSpaceDN w:val="0"/>
        <w:adjustRightInd w:val="0"/>
        <w:ind w:left="4253"/>
        <w:jc w:val="both"/>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ind w:left="3540" w:firstLine="708"/>
        <w:rPr>
          <w:rFonts w:ascii="Arial" w:hAnsi="Arial" w:cs="Arial"/>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t>VOLTA REDONDA</w:t>
      </w:r>
    </w:p>
    <w:p w:rsidR="0009147F" w:rsidRDefault="0009147F" w:rsidP="003B68F7">
      <w:pPr>
        <w:autoSpaceDE w:val="0"/>
        <w:autoSpaceDN w:val="0"/>
        <w:adjustRightInd w:val="0"/>
        <w:jc w:val="center"/>
        <w:rPr>
          <w:rFonts w:ascii="Arial" w:hAnsi="Arial" w:cs="Arial"/>
          <w:b/>
          <w:bCs/>
          <w:sz w:val="24"/>
          <w:szCs w:val="24"/>
        </w:rPr>
      </w:pPr>
      <w:r w:rsidRPr="0073067C">
        <w:rPr>
          <w:rFonts w:ascii="Arial" w:hAnsi="Arial" w:cs="Arial"/>
          <w:b/>
          <w:bCs/>
          <w:sz w:val="24"/>
          <w:szCs w:val="24"/>
        </w:rPr>
        <w:t>2016</w:t>
      </w:r>
    </w:p>
    <w:p w:rsidR="0009147F" w:rsidRPr="005C4060" w:rsidRDefault="0009147F" w:rsidP="003B68F7">
      <w:pPr>
        <w:jc w:val="center"/>
        <w:rPr>
          <w:rFonts w:cs="Arial"/>
          <w:b/>
          <w:sz w:val="20"/>
          <w:szCs w:val="20"/>
        </w:rPr>
      </w:pPr>
      <w:r w:rsidRPr="005C4060">
        <w:rPr>
          <w:rFonts w:cs="Arial"/>
          <w:b/>
          <w:sz w:val="20"/>
          <w:szCs w:val="20"/>
        </w:rPr>
        <w:lastRenderedPageBreak/>
        <w:t>FUNDAÇÃO OSWALDO ARANHA</w:t>
      </w:r>
    </w:p>
    <w:p w:rsidR="0009147F" w:rsidRPr="005C4060" w:rsidRDefault="0009147F" w:rsidP="003B68F7">
      <w:pPr>
        <w:ind w:left="360" w:hanging="360"/>
        <w:jc w:val="center"/>
        <w:rPr>
          <w:rFonts w:cs="Arial"/>
          <w:b/>
          <w:sz w:val="20"/>
          <w:szCs w:val="20"/>
        </w:rPr>
      </w:pPr>
      <w:r w:rsidRPr="005C4060">
        <w:rPr>
          <w:rFonts w:cs="Arial"/>
          <w:b/>
          <w:sz w:val="20"/>
          <w:szCs w:val="20"/>
        </w:rPr>
        <w:t>CENTRO UNIVERSITÁRIO DE VOLTA REDONDA</w:t>
      </w:r>
    </w:p>
    <w:p w:rsidR="0009147F" w:rsidRPr="005C4060" w:rsidRDefault="0009147F" w:rsidP="003B68F7">
      <w:pPr>
        <w:ind w:left="360" w:hanging="360"/>
        <w:jc w:val="center"/>
        <w:rPr>
          <w:rFonts w:cs="Arial"/>
          <w:b/>
          <w:sz w:val="20"/>
          <w:szCs w:val="20"/>
        </w:rPr>
      </w:pPr>
      <w:r w:rsidRPr="005C4060">
        <w:rPr>
          <w:rFonts w:cs="Arial"/>
          <w:b/>
          <w:sz w:val="20"/>
          <w:szCs w:val="20"/>
        </w:rPr>
        <w:t>CURSO DE GRADUAÇÃO EM ENGENHARIA ELÉTRICA</w:t>
      </w:r>
    </w:p>
    <w:p w:rsidR="0009147F" w:rsidRPr="005C4060" w:rsidRDefault="0009147F" w:rsidP="003B68F7">
      <w:pPr>
        <w:jc w:val="center"/>
        <w:rPr>
          <w:rFonts w:cs="Arial"/>
          <w:b/>
          <w:sz w:val="20"/>
          <w:szCs w:val="20"/>
        </w:rPr>
      </w:pPr>
      <w:r w:rsidRPr="005C4060">
        <w:rPr>
          <w:rFonts w:cs="Arial"/>
          <w:b/>
          <w:sz w:val="20"/>
          <w:szCs w:val="20"/>
        </w:rPr>
        <w:t>FOLHA DE APROVAÇÃO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B61090" w:rsidP="003B68F7">
      <w:pPr>
        <w:autoSpaceDE w:val="0"/>
        <w:autoSpaceDN w:val="0"/>
        <w:adjustRightInd w:val="0"/>
        <w:jc w:val="center"/>
        <w:rPr>
          <w:rFonts w:ascii="Arial" w:hAnsi="Arial" w:cs="Arial"/>
          <w:b/>
          <w:bCs/>
          <w:sz w:val="24"/>
          <w:szCs w:val="24"/>
        </w:rPr>
      </w:pPr>
      <w:r>
        <w:rPr>
          <w:rFonts w:ascii="Arial" w:hAnsi="Arial" w:cs="Arial"/>
          <w:b/>
          <w:bCs/>
          <w:sz w:val="24"/>
          <w:szCs w:val="24"/>
        </w:rPr>
        <w:t>Em construção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“Quem caminha sozinho pode até chegar mais rápido, mas aquele que vai acompanhado, com certeza vai mais longe.”</w:t>
      </w:r>
    </w:p>
    <w:p w:rsidR="0009147F" w:rsidRPr="00EE6E91" w:rsidRDefault="0009147F" w:rsidP="00EE6E91">
      <w:pPr>
        <w:autoSpaceDE w:val="0"/>
        <w:autoSpaceDN w:val="0"/>
        <w:adjustRightInd w:val="0"/>
        <w:jc w:val="right"/>
        <w:rPr>
          <w:rFonts w:ascii="Arial" w:hAnsi="Arial" w:cs="Arial"/>
          <w:bCs/>
          <w:sz w:val="24"/>
          <w:szCs w:val="24"/>
        </w:rPr>
      </w:pPr>
      <w:r>
        <w:rPr>
          <w:rFonts w:ascii="Arial" w:hAnsi="Arial" w:cs="Arial"/>
          <w:bCs/>
          <w:sz w:val="24"/>
          <w:szCs w:val="24"/>
        </w:rPr>
        <w:t>Clarice Lispector</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AGRADECIMENTOS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B61090" w:rsidP="003B68F7">
      <w:pPr>
        <w:autoSpaceDE w:val="0"/>
        <w:autoSpaceDN w:val="0"/>
        <w:adjustRightInd w:val="0"/>
        <w:jc w:val="center"/>
        <w:rPr>
          <w:rFonts w:ascii="Arial" w:hAnsi="Arial" w:cs="Arial"/>
          <w:b/>
          <w:bCs/>
          <w:sz w:val="24"/>
          <w:szCs w:val="24"/>
        </w:rPr>
      </w:pPr>
      <w:r>
        <w:rPr>
          <w:rFonts w:ascii="Arial" w:hAnsi="Arial" w:cs="Arial"/>
          <w:b/>
          <w:bCs/>
          <w:sz w:val="24"/>
          <w:szCs w:val="24"/>
        </w:rPr>
        <w:t xml:space="preserve">Em construção </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0D4CC8">
      <w:pPr>
        <w:autoSpaceDE w:val="0"/>
        <w:autoSpaceDN w:val="0"/>
        <w:adjustRightInd w:val="0"/>
        <w:spacing w:line="360" w:lineRule="auto"/>
        <w:jc w:val="center"/>
        <w:rPr>
          <w:rFonts w:ascii="Arial" w:hAnsi="Arial" w:cs="Arial"/>
          <w:b/>
          <w:bCs/>
          <w:sz w:val="24"/>
          <w:szCs w:val="24"/>
        </w:rPr>
      </w:pPr>
      <w:r w:rsidRPr="00A37DCD">
        <w:rPr>
          <w:rFonts w:ascii="Arial" w:hAnsi="Arial" w:cs="Arial"/>
          <w:b/>
          <w:bCs/>
          <w:sz w:val="24"/>
          <w:szCs w:val="24"/>
        </w:rPr>
        <w:lastRenderedPageBreak/>
        <w:t>RESUMO</w:t>
      </w:r>
    </w:p>
    <w:p w:rsidR="0009147F" w:rsidRPr="00A37DCD" w:rsidRDefault="0009147F" w:rsidP="000D4CC8">
      <w:pPr>
        <w:autoSpaceDE w:val="0"/>
        <w:autoSpaceDN w:val="0"/>
        <w:adjustRightInd w:val="0"/>
        <w:spacing w:line="360" w:lineRule="auto"/>
        <w:jc w:val="center"/>
        <w:rPr>
          <w:rFonts w:ascii="Arial" w:hAnsi="Arial" w:cs="Arial"/>
          <w:b/>
          <w:bCs/>
          <w:sz w:val="24"/>
          <w:szCs w:val="24"/>
        </w:rPr>
      </w:pPr>
    </w:p>
    <w:p w:rsidR="0009147F" w:rsidRPr="00A41BE9" w:rsidRDefault="0009147F" w:rsidP="000D4CC8">
      <w:pPr>
        <w:autoSpaceDE w:val="0"/>
        <w:autoSpaceDN w:val="0"/>
        <w:adjustRightInd w:val="0"/>
        <w:spacing w:line="360" w:lineRule="auto"/>
        <w:jc w:val="both"/>
        <w:rPr>
          <w:rFonts w:ascii="Arial" w:hAnsi="Arial" w:cs="Arial"/>
          <w:bCs/>
          <w:sz w:val="24"/>
          <w:szCs w:val="24"/>
        </w:rPr>
      </w:pPr>
      <w:r w:rsidRPr="00A41BE9">
        <w:rPr>
          <w:rFonts w:ascii="Arial" w:hAnsi="Arial" w:cs="Arial"/>
          <w:bCs/>
          <w:sz w:val="24"/>
          <w:szCs w:val="24"/>
        </w:rPr>
        <w:t>Este tr</w:t>
      </w:r>
      <w:r>
        <w:rPr>
          <w:rFonts w:ascii="Arial" w:hAnsi="Arial" w:cs="Arial"/>
          <w:bCs/>
          <w:sz w:val="24"/>
          <w:szCs w:val="24"/>
        </w:rPr>
        <w:t xml:space="preserve">abalho foi elaborado através do estudo de um protótipo de elevador, para residências com dois pavimentos, </w:t>
      </w:r>
      <w:r w:rsidRPr="00A41BE9">
        <w:rPr>
          <w:rFonts w:ascii="Arial" w:hAnsi="Arial" w:cs="Arial"/>
          <w:bCs/>
          <w:sz w:val="24"/>
          <w:szCs w:val="24"/>
        </w:rPr>
        <w:t xml:space="preserve">destinado a deficientes físicos e idosos. </w:t>
      </w:r>
      <w:r>
        <w:rPr>
          <w:rFonts w:ascii="Arial" w:hAnsi="Arial" w:cs="Arial"/>
          <w:bCs/>
          <w:sz w:val="24"/>
          <w:szCs w:val="24"/>
        </w:rPr>
        <w:t xml:space="preserve">A motivação </w:t>
      </w:r>
      <w:r w:rsidR="00B61090">
        <w:rPr>
          <w:rFonts w:ascii="Arial" w:hAnsi="Arial" w:cs="Arial"/>
          <w:bCs/>
          <w:sz w:val="24"/>
          <w:szCs w:val="24"/>
        </w:rPr>
        <w:t>ocorreu</w:t>
      </w:r>
      <w:r>
        <w:rPr>
          <w:rFonts w:ascii="Arial" w:hAnsi="Arial" w:cs="Arial"/>
          <w:bCs/>
          <w:sz w:val="24"/>
          <w:szCs w:val="24"/>
        </w:rPr>
        <w:t xml:space="preserve"> devido ao número crescente de p</w:t>
      </w:r>
      <w:r w:rsidR="00E44B52">
        <w:rPr>
          <w:rFonts w:ascii="Arial" w:hAnsi="Arial" w:cs="Arial"/>
          <w:bCs/>
          <w:sz w:val="24"/>
          <w:szCs w:val="24"/>
        </w:rPr>
        <w:t xml:space="preserve">essoas com deficiências físicas, </w:t>
      </w:r>
      <w:r w:rsidR="00B61090">
        <w:rPr>
          <w:rFonts w:ascii="Arial" w:hAnsi="Arial" w:cs="Arial"/>
          <w:bCs/>
          <w:sz w:val="24"/>
          <w:szCs w:val="24"/>
        </w:rPr>
        <w:t>o envelhecimento populacional</w:t>
      </w:r>
      <w:r w:rsidR="00E44B52">
        <w:rPr>
          <w:rFonts w:ascii="Arial" w:hAnsi="Arial" w:cs="Arial"/>
          <w:bCs/>
          <w:sz w:val="24"/>
          <w:szCs w:val="24"/>
        </w:rPr>
        <w:t xml:space="preserve"> e também devido à inexistência de grandes investimentos voltados para essa área</w:t>
      </w:r>
      <w:r w:rsidR="00B61090">
        <w:rPr>
          <w:rFonts w:ascii="Arial" w:hAnsi="Arial" w:cs="Arial"/>
          <w:bCs/>
          <w:sz w:val="24"/>
          <w:szCs w:val="24"/>
        </w:rPr>
        <w:t xml:space="preserve">. </w:t>
      </w:r>
      <w:r>
        <w:rPr>
          <w:rFonts w:ascii="Arial" w:hAnsi="Arial" w:cs="Arial"/>
          <w:bCs/>
          <w:sz w:val="24"/>
          <w:szCs w:val="24"/>
        </w:rPr>
        <w:t xml:space="preserve">Apesar de existirem poucos estudos sobre automação residencial, o mercado está cada vez maior e pessoas vêm buscando cada vez mais comodidade, facilidade, independência, principalmente no âmbito residencial. O mais importante da automação é se adequar ao cliente. Assim, </w:t>
      </w:r>
      <w:r w:rsidR="00E44B52">
        <w:rPr>
          <w:rFonts w:ascii="Arial" w:hAnsi="Arial" w:cs="Arial"/>
          <w:bCs/>
          <w:sz w:val="24"/>
          <w:szCs w:val="24"/>
        </w:rPr>
        <w:t>desenvolveu-se</w:t>
      </w:r>
      <w:r>
        <w:rPr>
          <w:rFonts w:ascii="Arial" w:hAnsi="Arial" w:cs="Arial"/>
          <w:bCs/>
          <w:sz w:val="24"/>
          <w:szCs w:val="24"/>
        </w:rPr>
        <w:t xml:space="preserve"> um sistema de automatização utilizando a plataforma arduino. </w:t>
      </w:r>
    </w:p>
    <w:p w:rsidR="0009147F" w:rsidRDefault="0009147F" w:rsidP="003B68F7">
      <w:pPr>
        <w:autoSpaceDE w:val="0"/>
        <w:autoSpaceDN w:val="0"/>
        <w:adjustRightInd w:val="0"/>
        <w:jc w:val="center"/>
        <w:rPr>
          <w:rFonts w:ascii="Arial" w:hAnsi="Arial" w:cs="Arial"/>
          <w:b/>
          <w:bCs/>
          <w:sz w:val="24"/>
          <w:szCs w:val="24"/>
        </w:rPr>
      </w:pPr>
    </w:p>
    <w:p w:rsidR="0009147F" w:rsidRPr="00946675" w:rsidRDefault="00946675" w:rsidP="003B68F7">
      <w:pPr>
        <w:autoSpaceDE w:val="0"/>
        <w:autoSpaceDN w:val="0"/>
        <w:adjustRightInd w:val="0"/>
        <w:jc w:val="center"/>
        <w:rPr>
          <w:rFonts w:ascii="Arial" w:hAnsi="Arial" w:cs="Arial"/>
          <w:b/>
          <w:bCs/>
          <w:color w:val="FF0000"/>
          <w:sz w:val="24"/>
          <w:szCs w:val="24"/>
        </w:rPr>
      </w:pPr>
      <w:r w:rsidRPr="00946675">
        <w:rPr>
          <w:rFonts w:ascii="Arial" w:hAnsi="Arial" w:cs="Arial"/>
          <w:b/>
          <w:bCs/>
          <w:color w:val="FF0000"/>
          <w:sz w:val="24"/>
          <w:szCs w:val="24"/>
        </w:rPr>
        <w:t>Falta Iniciar com uma contextualização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Pr="00A37DCD"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rPr>
          <w:rFonts w:ascii="Arial" w:hAnsi="Arial" w:cs="Arial"/>
          <w:bCs/>
          <w:sz w:val="24"/>
          <w:szCs w:val="24"/>
        </w:rPr>
      </w:pPr>
      <w:r w:rsidRPr="00A37DCD">
        <w:rPr>
          <w:rFonts w:ascii="Arial" w:hAnsi="Arial" w:cs="Arial"/>
          <w:b/>
          <w:bCs/>
          <w:sz w:val="24"/>
          <w:szCs w:val="24"/>
        </w:rPr>
        <w:t>Palavras</w:t>
      </w:r>
      <w:r w:rsidR="005B7A5E">
        <w:rPr>
          <w:rFonts w:ascii="Arial" w:hAnsi="Arial" w:cs="Arial"/>
          <w:b/>
          <w:bCs/>
          <w:sz w:val="24"/>
          <w:szCs w:val="24"/>
        </w:rPr>
        <w:t>-</w:t>
      </w:r>
      <w:r w:rsidRPr="00A37DCD">
        <w:rPr>
          <w:rFonts w:ascii="Arial" w:hAnsi="Arial" w:cs="Arial"/>
          <w:b/>
          <w:bCs/>
          <w:sz w:val="24"/>
          <w:szCs w:val="24"/>
        </w:rPr>
        <w:t>chave:</w:t>
      </w:r>
      <w:r w:rsidR="005B7A5E">
        <w:rPr>
          <w:rFonts w:ascii="Arial" w:hAnsi="Arial" w:cs="Arial"/>
          <w:b/>
          <w:bCs/>
          <w:sz w:val="24"/>
          <w:szCs w:val="24"/>
        </w:rPr>
        <w:t xml:space="preserve"> </w:t>
      </w:r>
      <w:r w:rsidR="00946675">
        <w:rPr>
          <w:rFonts w:ascii="Arial" w:hAnsi="Arial" w:cs="Arial"/>
          <w:bCs/>
          <w:sz w:val="24"/>
          <w:szCs w:val="24"/>
        </w:rPr>
        <w:t xml:space="preserve">sistema de </w:t>
      </w:r>
      <w:proofErr w:type="gramStart"/>
      <w:r w:rsidR="00946675">
        <w:rPr>
          <w:rFonts w:ascii="Arial" w:hAnsi="Arial" w:cs="Arial"/>
          <w:bCs/>
          <w:sz w:val="24"/>
          <w:szCs w:val="24"/>
        </w:rPr>
        <w:t>automatização</w:t>
      </w:r>
      <w:r w:rsidRPr="00413586">
        <w:rPr>
          <w:rFonts w:ascii="Arial" w:hAnsi="Arial" w:cs="Arial"/>
          <w:bCs/>
          <w:sz w:val="24"/>
          <w:szCs w:val="24"/>
        </w:rPr>
        <w:t>,</w:t>
      </w:r>
      <w:r>
        <w:rPr>
          <w:rFonts w:ascii="Arial" w:hAnsi="Arial" w:cs="Arial"/>
          <w:bCs/>
          <w:sz w:val="24"/>
          <w:szCs w:val="24"/>
        </w:rPr>
        <w:t>acessibilidade</w:t>
      </w:r>
      <w:proofErr w:type="gramEnd"/>
      <w:r>
        <w:rPr>
          <w:rFonts w:ascii="Arial" w:hAnsi="Arial" w:cs="Arial"/>
          <w:bCs/>
          <w:sz w:val="24"/>
          <w:szCs w:val="24"/>
        </w:rPr>
        <w:t>, arduino.</w:t>
      </w: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SUMÁRIO</w:t>
      </w:r>
    </w:p>
    <w:p w:rsidR="00E44B52" w:rsidRDefault="0080656C" w:rsidP="00E44B52">
      <w:pPr>
        <w:pStyle w:val="Sumrio1"/>
        <w:tabs>
          <w:tab w:val="left" w:pos="440"/>
          <w:tab w:val="right" w:leader="dot" w:pos="9062"/>
        </w:tabs>
        <w:rPr>
          <w:rFonts w:cs="Arial"/>
          <w:b/>
          <w:bCs/>
          <w:szCs w:val="24"/>
        </w:rPr>
      </w:pPr>
      <w:r w:rsidRPr="002F217B">
        <w:rPr>
          <w:rFonts w:cs="Arial"/>
          <w:b/>
          <w:bCs/>
          <w:szCs w:val="24"/>
        </w:rPr>
        <w:fldChar w:fldCharType="begin"/>
      </w:r>
      <w:r w:rsidR="0009147F" w:rsidRPr="002F217B">
        <w:rPr>
          <w:rFonts w:cs="Arial"/>
          <w:b/>
          <w:bCs/>
          <w:szCs w:val="24"/>
        </w:rPr>
        <w:instrText xml:space="preserve"> TOC \o "1-4" \h \z \u </w:instrText>
      </w:r>
      <w:r w:rsidRPr="002F217B">
        <w:rPr>
          <w:rFonts w:cs="Arial"/>
          <w:b/>
          <w:bCs/>
          <w:szCs w:val="24"/>
        </w:rPr>
        <w:fldChar w:fldCharType="separate"/>
      </w:r>
    </w:p>
    <w:p w:rsidR="00E44B52" w:rsidRDefault="00E44B52" w:rsidP="00E44B52">
      <w:pPr>
        <w:rPr>
          <w:lang w:eastAsia="pt-BR"/>
        </w:rPr>
      </w:pPr>
    </w:p>
    <w:p w:rsidR="00E44B52" w:rsidRDefault="00946675" w:rsidP="00E44B52">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Default="00E44B52" w:rsidP="00E44B52">
      <w:pPr>
        <w:rPr>
          <w:lang w:eastAsia="pt-BR"/>
        </w:rPr>
      </w:pPr>
    </w:p>
    <w:p w:rsidR="00E44B52" w:rsidRPr="00E44B52" w:rsidRDefault="00E44B52" w:rsidP="00E44B52">
      <w:pPr>
        <w:rPr>
          <w:lang w:eastAsia="pt-BR"/>
        </w:rPr>
      </w:pPr>
    </w:p>
    <w:p w:rsidR="0009147F" w:rsidRDefault="0009147F">
      <w:pPr>
        <w:pStyle w:val="Sumrio1"/>
        <w:tabs>
          <w:tab w:val="left" w:pos="440"/>
          <w:tab w:val="right" w:leader="dot" w:pos="9062"/>
        </w:tabs>
        <w:rPr>
          <w:rFonts w:ascii="Times New Roman" w:hAnsi="Times New Roman"/>
          <w:noProof/>
          <w:szCs w:val="24"/>
        </w:rPr>
      </w:pPr>
    </w:p>
    <w:p w:rsidR="0009147F" w:rsidRPr="002F217B" w:rsidRDefault="0080656C" w:rsidP="003B68F7">
      <w:pPr>
        <w:autoSpaceDE w:val="0"/>
        <w:autoSpaceDN w:val="0"/>
        <w:adjustRightInd w:val="0"/>
        <w:rPr>
          <w:rFonts w:ascii="Arial" w:hAnsi="Arial" w:cs="Arial"/>
          <w:b/>
          <w:bCs/>
          <w:sz w:val="24"/>
          <w:szCs w:val="24"/>
        </w:rPr>
      </w:pPr>
      <w:r w:rsidRPr="002F217B">
        <w:rPr>
          <w:rFonts w:cs="Arial"/>
          <w:b/>
          <w:bCs/>
          <w:szCs w:val="24"/>
        </w:rPr>
        <w:fldChar w:fldCharType="end"/>
      </w: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E44B52" w:rsidRDefault="00E44B52"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946675" w:rsidRDefault="00946675"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LISTA DE FIGURAS</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TABELAS </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sz w:val="24"/>
          <w:szCs w:val="24"/>
          <w:lang w:eastAsia="pt-BR"/>
        </w:rPr>
      </w:pPr>
    </w:p>
    <w:p w:rsidR="0009147F" w:rsidRDefault="0009147F" w:rsidP="003B68F7">
      <w:pPr>
        <w:autoSpaceDE w:val="0"/>
        <w:autoSpaceDN w:val="0"/>
        <w:adjustRightInd w:val="0"/>
        <w:jc w:val="center"/>
        <w:rPr>
          <w:rFonts w:ascii="Arial" w:hAnsi="Arial" w:cs="Arial"/>
          <w:b/>
          <w:bCs/>
          <w:sz w:val="24"/>
          <w:szCs w:val="24"/>
        </w:rPr>
      </w:pPr>
      <w:r>
        <w:rPr>
          <w:rFonts w:ascii="Arial" w:hAnsi="Arial" w:cs="Arial"/>
          <w:b/>
          <w:bCs/>
          <w:sz w:val="24"/>
          <w:szCs w:val="24"/>
        </w:rPr>
        <w:lastRenderedPageBreak/>
        <w:t xml:space="preserve">LISTA DE APÊNDICES </w:t>
      </w:r>
    </w:p>
    <w:p w:rsidR="00946675" w:rsidRDefault="00946675" w:rsidP="00946675">
      <w:pPr>
        <w:rPr>
          <w:rFonts w:ascii="Arial" w:hAnsi="Arial" w:cs="Arial"/>
          <w:b/>
          <w:bCs/>
          <w:color w:val="FF0000"/>
          <w:sz w:val="24"/>
          <w:szCs w:val="24"/>
        </w:rPr>
      </w:pPr>
    </w:p>
    <w:p w:rsidR="00946675" w:rsidRDefault="00946675" w:rsidP="00946675">
      <w:pPr>
        <w:rPr>
          <w:lang w:eastAsia="pt-BR"/>
        </w:rPr>
      </w:pPr>
      <w:r w:rsidRPr="00946675">
        <w:rPr>
          <w:rFonts w:ascii="Arial" w:hAnsi="Arial" w:cs="Arial"/>
          <w:b/>
          <w:bCs/>
          <w:color w:val="FF0000"/>
          <w:sz w:val="24"/>
          <w:szCs w:val="24"/>
        </w:rPr>
        <w:t>F</w:t>
      </w:r>
      <w:r>
        <w:rPr>
          <w:rFonts w:ascii="Arial" w:hAnsi="Arial" w:cs="Arial"/>
          <w:b/>
          <w:bCs/>
          <w:color w:val="FF0000"/>
          <w:sz w:val="24"/>
          <w:szCs w:val="24"/>
        </w:rPr>
        <w:t>ALTA FAZER TOMAR CUIDADO COM A TABULAÇÃO</w:t>
      </w:r>
    </w:p>
    <w:p w:rsidR="0009147F" w:rsidRDefault="0009147F" w:rsidP="003B68F7">
      <w:pPr>
        <w:spacing w:line="360" w:lineRule="auto"/>
        <w:jc w:val="both"/>
        <w:rPr>
          <w:rFonts w:ascii="Arial" w:hAnsi="Arial" w:cs="Arial"/>
          <w:b/>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0D4CC8">
      <w:pPr>
        <w:autoSpaceDE w:val="0"/>
        <w:autoSpaceDN w:val="0"/>
        <w:adjustRightInd w:val="0"/>
        <w:spacing w:line="360" w:lineRule="auto"/>
        <w:jc w:val="center"/>
        <w:rPr>
          <w:rFonts w:ascii="Arial" w:hAnsi="Arial" w:cs="Arial"/>
          <w:b/>
          <w:bCs/>
          <w:sz w:val="24"/>
          <w:szCs w:val="24"/>
        </w:rPr>
      </w:pPr>
      <w:r>
        <w:rPr>
          <w:rFonts w:ascii="Arial" w:hAnsi="Arial" w:cs="Arial"/>
          <w:b/>
          <w:bCs/>
          <w:sz w:val="24"/>
          <w:szCs w:val="24"/>
        </w:rPr>
        <w:lastRenderedPageBreak/>
        <w:t xml:space="preserve">LISTA DE </w:t>
      </w:r>
      <w:r w:rsidR="00E44B52">
        <w:rPr>
          <w:rFonts w:ascii="Arial" w:hAnsi="Arial" w:cs="Arial"/>
          <w:b/>
          <w:bCs/>
          <w:sz w:val="24"/>
          <w:szCs w:val="24"/>
        </w:rPr>
        <w:t>SIGLAS</w:t>
      </w:r>
    </w:p>
    <w:p w:rsidR="0009147F" w:rsidRDefault="0009147F" w:rsidP="000D4CC8">
      <w:pPr>
        <w:spacing w:line="360" w:lineRule="auto"/>
        <w:jc w:val="both"/>
        <w:rPr>
          <w:rFonts w:ascii="Arial" w:hAnsi="Arial" w:cs="Arial"/>
          <w:color w:val="000000"/>
          <w:sz w:val="24"/>
          <w:szCs w:val="24"/>
          <w:lang w:eastAsia="pt-BR"/>
        </w:rPr>
      </w:pP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ABNT</w:t>
      </w:r>
      <w:r>
        <w:rPr>
          <w:rFonts w:ascii="Arial" w:hAnsi="Arial" w:cs="Arial"/>
          <w:color w:val="000000"/>
          <w:sz w:val="24"/>
          <w:szCs w:val="24"/>
          <w:lang w:eastAsia="pt-BR"/>
        </w:rPr>
        <w:tab/>
      </w:r>
      <w:r>
        <w:rPr>
          <w:rFonts w:ascii="Arial" w:hAnsi="Arial" w:cs="Arial"/>
          <w:color w:val="000000"/>
          <w:sz w:val="24"/>
          <w:szCs w:val="24"/>
          <w:lang w:eastAsia="pt-BR"/>
        </w:rPr>
        <w:tab/>
        <w:t>Associação Brasileira de Normas Técnicas</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w:t>
      </w:r>
      <w:r>
        <w:rPr>
          <w:rFonts w:ascii="Arial" w:hAnsi="Arial" w:cs="Arial"/>
          <w:color w:val="000000"/>
          <w:sz w:val="24"/>
          <w:szCs w:val="24"/>
          <w:lang w:eastAsia="pt-BR"/>
        </w:rPr>
        <w:tab/>
      </w:r>
      <w:r>
        <w:rPr>
          <w:rFonts w:ascii="Arial" w:hAnsi="Arial" w:cs="Arial"/>
          <w:color w:val="000000"/>
          <w:sz w:val="24"/>
          <w:szCs w:val="24"/>
          <w:lang w:eastAsia="pt-BR"/>
        </w:rPr>
        <w:tab/>
        <w:t>Corrente Alternada</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CI</w:t>
      </w:r>
      <w:r>
        <w:rPr>
          <w:rFonts w:ascii="Arial" w:hAnsi="Arial" w:cs="Arial"/>
          <w:color w:val="000000"/>
          <w:sz w:val="24"/>
          <w:szCs w:val="24"/>
          <w:lang w:eastAsia="pt-BR"/>
        </w:rPr>
        <w:tab/>
      </w:r>
      <w:r>
        <w:rPr>
          <w:rFonts w:ascii="Arial" w:hAnsi="Arial" w:cs="Arial"/>
          <w:color w:val="000000"/>
          <w:sz w:val="24"/>
          <w:szCs w:val="24"/>
          <w:lang w:eastAsia="pt-BR"/>
        </w:rPr>
        <w:tab/>
        <w:t>Circuito Integrado</w:t>
      </w:r>
    </w:p>
    <w:p w:rsidR="0009147F" w:rsidRDefault="0009147F" w:rsidP="000D4CC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CC</w:t>
      </w:r>
      <w:r>
        <w:rPr>
          <w:rFonts w:ascii="Arial" w:hAnsi="Arial" w:cs="Arial"/>
          <w:color w:val="000000"/>
          <w:sz w:val="24"/>
          <w:szCs w:val="24"/>
          <w:lang w:eastAsia="pt-BR"/>
        </w:rPr>
        <w:tab/>
      </w:r>
      <w:r>
        <w:rPr>
          <w:rFonts w:ascii="Arial" w:hAnsi="Arial" w:cs="Arial"/>
          <w:color w:val="000000"/>
          <w:sz w:val="24"/>
          <w:szCs w:val="24"/>
          <w:lang w:eastAsia="pt-BR"/>
        </w:rPr>
        <w:tab/>
        <w:t>Corrente Contínua</w:t>
      </w:r>
    </w:p>
    <w:p w:rsidR="0009147F" w:rsidRDefault="0009147F" w:rsidP="009A7BDB">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IBGE</w:t>
      </w:r>
      <w:r>
        <w:rPr>
          <w:rFonts w:ascii="Arial" w:hAnsi="Arial" w:cs="Arial"/>
          <w:color w:val="000000"/>
          <w:sz w:val="24"/>
          <w:szCs w:val="24"/>
          <w:lang w:eastAsia="pt-BR"/>
        </w:rPr>
        <w:tab/>
      </w:r>
      <w:r>
        <w:rPr>
          <w:rFonts w:ascii="Arial" w:hAnsi="Arial" w:cs="Arial"/>
          <w:color w:val="000000"/>
          <w:sz w:val="24"/>
          <w:szCs w:val="24"/>
          <w:lang w:eastAsia="pt-BR"/>
        </w:rPr>
        <w:tab/>
      </w:r>
      <w:r w:rsidRPr="0022336B">
        <w:rPr>
          <w:rFonts w:ascii="Arial" w:hAnsi="Arial" w:cs="Arial"/>
          <w:color w:val="000000"/>
          <w:sz w:val="24"/>
          <w:szCs w:val="24"/>
          <w:lang w:eastAsia="pt-BR"/>
        </w:rPr>
        <w:t>Institu</w:t>
      </w:r>
      <w:r>
        <w:rPr>
          <w:rFonts w:ascii="Arial" w:hAnsi="Arial" w:cs="Arial"/>
          <w:color w:val="000000"/>
          <w:sz w:val="24"/>
          <w:szCs w:val="24"/>
          <w:lang w:eastAsia="pt-BR"/>
        </w:rPr>
        <w:t>t</w:t>
      </w:r>
      <w:r w:rsidRPr="0022336B">
        <w:rPr>
          <w:rFonts w:ascii="Arial" w:hAnsi="Arial" w:cs="Arial"/>
          <w:color w:val="000000"/>
          <w:sz w:val="24"/>
          <w:szCs w:val="24"/>
          <w:lang w:eastAsia="pt-BR"/>
        </w:rPr>
        <w:t>o Brasileiro de Geografia e Estatística</w:t>
      </w:r>
    </w:p>
    <w:p w:rsidR="0009147F" w:rsidRDefault="0009147F" w:rsidP="00831603">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IDE</w:t>
      </w:r>
      <w:r>
        <w:rPr>
          <w:rFonts w:ascii="Arial" w:hAnsi="Arial" w:cs="Arial"/>
          <w:color w:val="000000"/>
          <w:sz w:val="24"/>
          <w:szCs w:val="24"/>
          <w:lang w:eastAsia="pt-BR"/>
        </w:rPr>
        <w:tab/>
      </w:r>
      <w:r>
        <w:rPr>
          <w:rFonts w:ascii="Arial" w:hAnsi="Arial" w:cs="Arial"/>
          <w:color w:val="000000"/>
          <w:sz w:val="24"/>
          <w:szCs w:val="24"/>
          <w:lang w:eastAsia="pt-BR"/>
        </w:rPr>
        <w:tab/>
        <w:t>Ambiente de Desenvolvimento Integrado</w:t>
      </w:r>
    </w:p>
    <w:p w:rsidR="0009147F" w:rsidRDefault="0009147F" w:rsidP="001678F0">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PWM</w:t>
      </w:r>
      <w:r>
        <w:rPr>
          <w:rFonts w:ascii="Arial" w:hAnsi="Arial" w:cs="Arial"/>
          <w:color w:val="000000"/>
          <w:sz w:val="24"/>
          <w:szCs w:val="24"/>
          <w:lang w:eastAsia="pt-BR"/>
        </w:rPr>
        <w:tab/>
      </w:r>
      <w:r>
        <w:rPr>
          <w:rFonts w:ascii="Arial" w:hAnsi="Arial" w:cs="Arial"/>
          <w:color w:val="000000"/>
          <w:sz w:val="24"/>
          <w:szCs w:val="24"/>
          <w:lang w:eastAsia="pt-BR"/>
        </w:rPr>
        <w:tab/>
        <w:t>Modulação de Largura de Pulso</w:t>
      </w:r>
    </w:p>
    <w:p w:rsidR="0009147F" w:rsidRDefault="0009147F" w:rsidP="00180878">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 xml:space="preserve">USB </w:t>
      </w:r>
      <w:r>
        <w:rPr>
          <w:rFonts w:ascii="Arial" w:hAnsi="Arial" w:cs="Arial"/>
          <w:color w:val="000000"/>
          <w:sz w:val="24"/>
          <w:szCs w:val="24"/>
          <w:lang w:eastAsia="pt-BR"/>
        </w:rPr>
        <w:tab/>
      </w:r>
      <w:r>
        <w:rPr>
          <w:rFonts w:ascii="Arial" w:hAnsi="Arial" w:cs="Arial"/>
          <w:color w:val="000000"/>
          <w:sz w:val="24"/>
          <w:szCs w:val="24"/>
          <w:lang w:eastAsia="pt-BR"/>
        </w:rPr>
        <w:tab/>
        <w:t>Porta Universal</w:t>
      </w:r>
    </w:p>
    <w:p w:rsidR="0009147F" w:rsidRDefault="0009147F" w:rsidP="00831603">
      <w:pPr>
        <w:spacing w:line="360" w:lineRule="auto"/>
        <w:jc w:val="both"/>
        <w:rPr>
          <w:rFonts w:ascii="Arial" w:hAnsi="Arial" w:cs="Arial"/>
          <w:color w:val="00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180878">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09147F" w:rsidRDefault="0009147F" w:rsidP="003B68F7">
      <w:pPr>
        <w:spacing w:line="360" w:lineRule="auto"/>
        <w:jc w:val="both"/>
        <w:rPr>
          <w:rFonts w:ascii="Arial" w:hAnsi="Arial" w:cs="Arial"/>
          <w:b/>
          <w:color w:val="FF0000"/>
          <w:sz w:val="24"/>
          <w:szCs w:val="24"/>
          <w:lang w:eastAsia="pt-BR"/>
        </w:rPr>
      </w:pPr>
    </w:p>
    <w:p w:rsidR="00946675" w:rsidRDefault="00946675" w:rsidP="003B68F7">
      <w:pPr>
        <w:spacing w:line="360" w:lineRule="auto"/>
        <w:jc w:val="both"/>
        <w:rPr>
          <w:rFonts w:ascii="Arial" w:hAnsi="Arial" w:cs="Arial"/>
          <w:b/>
          <w:color w:val="FF0000"/>
          <w:sz w:val="24"/>
          <w:szCs w:val="24"/>
          <w:lang w:eastAsia="pt-BR"/>
        </w:rPr>
      </w:pPr>
    </w:p>
    <w:p w:rsidR="0009147F" w:rsidRPr="00A526DA" w:rsidRDefault="0009147F" w:rsidP="00F81B53">
      <w:pPr>
        <w:pStyle w:val="Ttulo1"/>
        <w:spacing w:line="360" w:lineRule="auto"/>
        <w:jc w:val="both"/>
        <w:rPr>
          <w:rFonts w:ascii="Arial" w:hAnsi="Arial" w:cs="Arial"/>
          <w:b w:val="0"/>
          <w:color w:val="000000"/>
          <w:sz w:val="24"/>
          <w:szCs w:val="24"/>
          <w:lang w:eastAsia="pt-BR"/>
        </w:rPr>
      </w:pPr>
      <w:bookmarkStart w:id="0" w:name="_Toc463898437"/>
      <w:bookmarkStart w:id="1" w:name="_Toc463899391"/>
      <w:bookmarkStart w:id="2" w:name="_Toc466010539"/>
      <w:bookmarkStart w:id="3" w:name="_Toc466021389"/>
      <w:r>
        <w:rPr>
          <w:rFonts w:ascii="Arial" w:hAnsi="Arial" w:cs="Arial"/>
          <w:color w:val="000000"/>
          <w:sz w:val="24"/>
          <w:szCs w:val="24"/>
          <w:lang w:eastAsia="pt-BR"/>
        </w:rPr>
        <w:lastRenderedPageBreak/>
        <w:t>1</w:t>
      </w:r>
      <w:r>
        <w:rPr>
          <w:rFonts w:ascii="Arial" w:hAnsi="Arial" w:cs="Arial"/>
          <w:color w:val="000000"/>
          <w:sz w:val="24"/>
          <w:szCs w:val="24"/>
          <w:lang w:eastAsia="pt-BR"/>
        </w:rPr>
        <w:tab/>
      </w:r>
      <w:r w:rsidRPr="00A526DA">
        <w:rPr>
          <w:rFonts w:ascii="Arial" w:hAnsi="Arial" w:cs="Arial"/>
          <w:color w:val="000000"/>
          <w:sz w:val="24"/>
          <w:szCs w:val="24"/>
          <w:lang w:eastAsia="pt-BR"/>
        </w:rPr>
        <w:t>INTRODUÇAO</w:t>
      </w:r>
      <w:bookmarkEnd w:id="0"/>
      <w:bookmarkEnd w:id="1"/>
      <w:bookmarkEnd w:id="2"/>
      <w:bookmarkEnd w:id="3"/>
    </w:p>
    <w:p w:rsidR="00946675" w:rsidRDefault="00946675" w:rsidP="0011093E">
      <w:pPr>
        <w:spacing w:line="360" w:lineRule="auto"/>
        <w:ind w:firstLine="708"/>
        <w:jc w:val="both"/>
        <w:rPr>
          <w:rFonts w:ascii="Arial" w:hAnsi="Arial" w:cs="Arial"/>
          <w:sz w:val="24"/>
          <w:szCs w:val="24"/>
        </w:rPr>
      </w:pPr>
    </w:p>
    <w:p w:rsidR="0009147F" w:rsidRDefault="0009147F" w:rsidP="0011093E">
      <w:pPr>
        <w:spacing w:line="360" w:lineRule="auto"/>
        <w:ind w:firstLine="708"/>
        <w:jc w:val="both"/>
        <w:rPr>
          <w:rFonts w:ascii="Arial" w:hAnsi="Arial" w:cs="Arial"/>
          <w:sz w:val="24"/>
          <w:szCs w:val="24"/>
        </w:rPr>
      </w:pPr>
      <w:r>
        <w:rPr>
          <w:rFonts w:ascii="Arial" w:hAnsi="Arial" w:cs="Arial"/>
          <w:sz w:val="24"/>
          <w:szCs w:val="24"/>
        </w:rPr>
        <w:t>A automação residencial está relacionada ao</w:t>
      </w:r>
      <w:r w:rsidR="00946675">
        <w:rPr>
          <w:rFonts w:ascii="Arial" w:hAnsi="Arial" w:cs="Arial"/>
          <w:sz w:val="24"/>
          <w:szCs w:val="24"/>
        </w:rPr>
        <w:t xml:space="preserve"> controle automático, ou seja, à</w:t>
      </w:r>
      <w:r>
        <w:rPr>
          <w:rFonts w:ascii="Arial" w:hAnsi="Arial" w:cs="Arial"/>
          <w:sz w:val="24"/>
          <w:szCs w:val="24"/>
        </w:rPr>
        <w:t>quelas ações que não dependem diretamente da intervenção do ser humano. No Brasil essa tecnologia ainda não é muito utilizada na elaboração de projetos residenciais,</w:t>
      </w:r>
      <w:ins w:id="4" w:author="Adam" w:date="2016-11-28T16:27:00Z">
        <w:r w:rsidR="0072408C">
          <w:rPr>
            <w:rFonts w:ascii="Arial" w:hAnsi="Arial" w:cs="Arial"/>
            <w:sz w:val="24"/>
            <w:szCs w:val="24"/>
          </w:rPr>
          <w:t xml:space="preserve"> </w:t>
        </w:r>
      </w:ins>
      <w:r>
        <w:rPr>
          <w:rFonts w:ascii="Arial" w:hAnsi="Arial" w:cs="Arial"/>
          <w:sz w:val="24"/>
          <w:szCs w:val="24"/>
        </w:rPr>
        <w:t>devido a ser uma área que ainda está em desenvolvimento. E</w:t>
      </w:r>
      <w:r w:rsidRPr="004E3F28">
        <w:rPr>
          <w:rFonts w:ascii="Arial" w:hAnsi="Arial" w:cs="Arial"/>
          <w:sz w:val="24"/>
          <w:szCs w:val="24"/>
        </w:rPr>
        <w:t>la é estudada para facilitar a vida da hum</w:t>
      </w:r>
      <w:r>
        <w:rPr>
          <w:rFonts w:ascii="Arial" w:hAnsi="Arial" w:cs="Arial"/>
          <w:sz w:val="24"/>
          <w:szCs w:val="24"/>
        </w:rPr>
        <w:t xml:space="preserve">anidade, e possui algumas </w:t>
      </w:r>
      <w:r w:rsidRPr="004E3F28">
        <w:rPr>
          <w:rFonts w:ascii="Arial" w:hAnsi="Arial" w:cs="Arial"/>
          <w:sz w:val="24"/>
          <w:szCs w:val="24"/>
        </w:rPr>
        <w:t>aplicações como, por exemplo</w:t>
      </w:r>
      <w:r>
        <w:rPr>
          <w:rFonts w:ascii="Arial" w:hAnsi="Arial" w:cs="Arial"/>
          <w:sz w:val="24"/>
          <w:szCs w:val="24"/>
        </w:rPr>
        <w:t xml:space="preserve">, segurança, conforto, praticidade, lazer, </w:t>
      </w:r>
      <w:r w:rsidR="00946675">
        <w:rPr>
          <w:rFonts w:ascii="Arial" w:hAnsi="Arial" w:cs="Arial"/>
          <w:sz w:val="24"/>
          <w:szCs w:val="24"/>
        </w:rPr>
        <w:t>tranquilidade</w:t>
      </w:r>
      <w:r>
        <w:rPr>
          <w:rFonts w:ascii="Arial" w:hAnsi="Arial" w:cs="Arial"/>
          <w:sz w:val="24"/>
          <w:szCs w:val="24"/>
        </w:rPr>
        <w:t xml:space="preserve"> e economia</w:t>
      </w:r>
      <w:r w:rsidRPr="004E3F28">
        <w:rPr>
          <w:rFonts w:ascii="Arial" w:hAnsi="Arial" w:cs="Arial"/>
          <w:sz w:val="24"/>
          <w:szCs w:val="24"/>
        </w:rPr>
        <w:t>. A evolução dessa tecnologia</w:t>
      </w:r>
      <w:r>
        <w:rPr>
          <w:rFonts w:ascii="Arial" w:hAnsi="Arial" w:cs="Arial"/>
          <w:sz w:val="24"/>
          <w:szCs w:val="24"/>
        </w:rPr>
        <w:t xml:space="preserve"> e do seu conhecimento pode</w:t>
      </w:r>
      <w:r w:rsidRPr="004E3F28">
        <w:rPr>
          <w:rFonts w:ascii="Arial" w:hAnsi="Arial" w:cs="Arial"/>
          <w:sz w:val="24"/>
          <w:szCs w:val="24"/>
        </w:rPr>
        <w:t xml:space="preserve"> facilitar a vida de todos, principalmente </w:t>
      </w:r>
      <w:r>
        <w:rPr>
          <w:rFonts w:ascii="Arial" w:hAnsi="Arial" w:cs="Arial"/>
          <w:sz w:val="24"/>
          <w:szCs w:val="24"/>
        </w:rPr>
        <w:t>os</w:t>
      </w:r>
      <w:r w:rsidRPr="004E3F28">
        <w:rPr>
          <w:rFonts w:ascii="Arial" w:hAnsi="Arial" w:cs="Arial"/>
          <w:sz w:val="24"/>
          <w:szCs w:val="24"/>
        </w:rPr>
        <w:t xml:space="preserve"> que</w:t>
      </w:r>
      <w:r>
        <w:rPr>
          <w:rFonts w:ascii="Arial" w:hAnsi="Arial" w:cs="Arial"/>
          <w:sz w:val="24"/>
          <w:szCs w:val="24"/>
        </w:rPr>
        <w:t xml:space="preserve"> possuem necessidades especiais. </w:t>
      </w:r>
      <w:r w:rsidR="00946675">
        <w:rPr>
          <w:rFonts w:ascii="Arial" w:hAnsi="Arial" w:cs="Arial"/>
          <w:sz w:val="24"/>
          <w:szCs w:val="24"/>
        </w:rPr>
        <w:t>A</w:t>
      </w:r>
      <w:r w:rsidRPr="00574FCA">
        <w:rPr>
          <w:rFonts w:ascii="Arial" w:hAnsi="Arial" w:cs="Arial"/>
          <w:sz w:val="24"/>
          <w:szCs w:val="24"/>
          <w:lang w:eastAsia="pt-BR"/>
        </w:rPr>
        <w:t xml:space="preserve">s calçadas, escadas, passagens estreitas, </w:t>
      </w:r>
      <w:r>
        <w:rPr>
          <w:rFonts w:ascii="Arial" w:hAnsi="Arial" w:cs="Arial"/>
          <w:sz w:val="24"/>
          <w:szCs w:val="24"/>
          <w:lang w:eastAsia="pt-BR"/>
        </w:rPr>
        <w:t xml:space="preserve">travessias, elevações íngremes, </w:t>
      </w:r>
      <w:r w:rsidRPr="00574FCA">
        <w:rPr>
          <w:rFonts w:ascii="Arial" w:hAnsi="Arial" w:cs="Arial"/>
          <w:sz w:val="24"/>
          <w:szCs w:val="24"/>
          <w:lang w:eastAsia="pt-BR"/>
        </w:rPr>
        <w:t>elevadores inadequados</w:t>
      </w:r>
      <w:r>
        <w:rPr>
          <w:rFonts w:ascii="Arial" w:hAnsi="Arial" w:cs="Arial"/>
          <w:sz w:val="24"/>
          <w:szCs w:val="24"/>
          <w:lang w:eastAsia="pt-BR"/>
        </w:rPr>
        <w:t xml:space="preserve">, entre outros </w:t>
      </w:r>
      <w:r w:rsidRPr="00574FCA">
        <w:rPr>
          <w:rFonts w:ascii="Arial" w:hAnsi="Arial" w:cs="Arial"/>
          <w:sz w:val="24"/>
          <w:szCs w:val="24"/>
          <w:lang w:eastAsia="pt-BR"/>
        </w:rPr>
        <w:t>s</w:t>
      </w:r>
      <w:r>
        <w:rPr>
          <w:rFonts w:ascii="Arial" w:hAnsi="Arial" w:cs="Arial"/>
          <w:sz w:val="24"/>
          <w:szCs w:val="24"/>
          <w:lang w:eastAsia="pt-BR"/>
        </w:rPr>
        <w:t>ão uns dos maiores obstáculos</w:t>
      </w:r>
      <w:r w:rsidRPr="00574FCA">
        <w:rPr>
          <w:rFonts w:ascii="Arial" w:hAnsi="Arial" w:cs="Arial"/>
          <w:sz w:val="24"/>
          <w:szCs w:val="24"/>
          <w:lang w:eastAsia="pt-BR"/>
        </w:rPr>
        <w:t xml:space="preserve"> na vida de um </w:t>
      </w:r>
      <w:r w:rsidR="00CB1BFC">
        <w:rPr>
          <w:rFonts w:ascii="Arial" w:hAnsi="Arial" w:cs="Arial"/>
          <w:sz w:val="24"/>
          <w:szCs w:val="24"/>
          <w:lang w:eastAsia="pt-BR"/>
        </w:rPr>
        <w:t>deficiente físico</w:t>
      </w:r>
      <w:r w:rsidRPr="00574FCA">
        <w:rPr>
          <w:rFonts w:ascii="Arial" w:hAnsi="Arial" w:cs="Arial"/>
          <w:sz w:val="24"/>
          <w:szCs w:val="24"/>
          <w:lang w:eastAsia="pt-BR"/>
        </w:rPr>
        <w:t>, tornando assim a dificuldade de locomoção até m</w:t>
      </w:r>
      <w:r>
        <w:rPr>
          <w:rFonts w:ascii="Arial" w:hAnsi="Arial" w:cs="Arial"/>
          <w:sz w:val="24"/>
          <w:szCs w:val="24"/>
          <w:lang w:eastAsia="pt-BR"/>
        </w:rPr>
        <w:t>esmo dentro da sua própria casa</w:t>
      </w:r>
      <w:ins w:id="5" w:author="Adam" w:date="2016-11-28T16:27:00Z">
        <w:r w:rsidR="0072408C">
          <w:rPr>
            <w:rFonts w:ascii="Arial" w:hAnsi="Arial" w:cs="Arial"/>
            <w:sz w:val="24"/>
            <w:szCs w:val="24"/>
            <w:lang w:eastAsia="pt-BR"/>
          </w:rPr>
          <w:t>s</w:t>
        </w:r>
      </w:ins>
      <w:del w:id="6" w:author="Adam" w:date="2016-11-28T16:27:00Z">
        <w:r w:rsidDel="0072408C">
          <w:rPr>
            <w:rFonts w:ascii="Arial" w:hAnsi="Arial" w:cs="Arial"/>
            <w:sz w:val="24"/>
            <w:szCs w:val="24"/>
            <w:lang w:eastAsia="pt-BR"/>
          </w:rPr>
          <w:delText>e</w:delText>
        </w:r>
      </w:del>
      <w:r>
        <w:rPr>
          <w:rFonts w:ascii="Arial" w:hAnsi="Arial" w:cs="Arial"/>
          <w:sz w:val="24"/>
          <w:szCs w:val="24"/>
          <w:lang w:eastAsia="pt-BR"/>
        </w:rPr>
        <w:t xml:space="preserve"> essas pessoas acabam </w:t>
      </w:r>
      <w:r w:rsidRPr="00574FCA">
        <w:rPr>
          <w:rFonts w:ascii="Arial" w:hAnsi="Arial" w:cs="Arial"/>
          <w:sz w:val="24"/>
          <w:szCs w:val="24"/>
          <w:lang w:eastAsia="pt-BR"/>
        </w:rPr>
        <w:t xml:space="preserve">ficando incapacitadas de seguir a vida independente do auxílio de outros. </w:t>
      </w:r>
      <w:r>
        <w:rPr>
          <w:rFonts w:ascii="Arial" w:hAnsi="Arial" w:cs="Arial"/>
          <w:sz w:val="24"/>
          <w:szCs w:val="24"/>
          <w:lang w:eastAsia="pt-BR"/>
        </w:rPr>
        <w:t>Os idosos</w:t>
      </w:r>
      <w:ins w:id="7" w:author="Adam" w:date="2016-11-28T16:27:00Z">
        <w:r w:rsidR="0072408C">
          <w:rPr>
            <w:rFonts w:ascii="Arial" w:hAnsi="Arial" w:cs="Arial"/>
            <w:sz w:val="24"/>
            <w:szCs w:val="24"/>
            <w:lang w:eastAsia="pt-BR"/>
          </w:rPr>
          <w:t>,</w:t>
        </w:r>
      </w:ins>
      <w:r>
        <w:rPr>
          <w:rFonts w:ascii="Arial" w:hAnsi="Arial" w:cs="Arial"/>
          <w:sz w:val="24"/>
          <w:szCs w:val="24"/>
          <w:lang w:eastAsia="pt-BR"/>
        </w:rPr>
        <w:t xml:space="preserve"> devido à dificuldade de locomoção</w:t>
      </w:r>
      <w:ins w:id="8" w:author="Adam" w:date="2016-11-28T16:27:00Z">
        <w:r w:rsidR="0072408C">
          <w:rPr>
            <w:rFonts w:ascii="Arial" w:hAnsi="Arial" w:cs="Arial"/>
            <w:sz w:val="24"/>
            <w:szCs w:val="24"/>
            <w:lang w:eastAsia="pt-BR"/>
          </w:rPr>
          <w:t>,</w:t>
        </w:r>
      </w:ins>
      <w:r>
        <w:rPr>
          <w:rFonts w:ascii="Arial" w:hAnsi="Arial" w:cs="Arial"/>
          <w:sz w:val="24"/>
          <w:szCs w:val="24"/>
          <w:lang w:eastAsia="pt-BR"/>
        </w:rPr>
        <w:t xml:space="preserve"> também sofrem limitações. </w:t>
      </w:r>
      <w:r>
        <w:rPr>
          <w:rFonts w:ascii="Arial" w:hAnsi="Arial" w:cs="Arial"/>
          <w:sz w:val="24"/>
          <w:szCs w:val="24"/>
        </w:rPr>
        <w:t xml:space="preserve">Com o presente estudo visa-se </w:t>
      </w:r>
      <w:r w:rsidRPr="00AB0FEA">
        <w:rPr>
          <w:rFonts w:ascii="Arial" w:hAnsi="Arial" w:cs="Arial"/>
          <w:sz w:val="24"/>
          <w:szCs w:val="24"/>
        </w:rPr>
        <w:t xml:space="preserve">desenvolver um projeto </w:t>
      </w:r>
      <w:ins w:id="9" w:author="Adam" w:date="2016-11-28T16:28:00Z">
        <w:r w:rsidR="0072408C">
          <w:rPr>
            <w:rFonts w:ascii="Arial" w:hAnsi="Arial" w:cs="Arial"/>
            <w:sz w:val="24"/>
            <w:szCs w:val="24"/>
          </w:rPr>
          <w:t xml:space="preserve">aplicando-se os conceitos de Automatização, </w:t>
        </w:r>
      </w:ins>
      <w:r w:rsidRPr="00AB0FEA">
        <w:rPr>
          <w:rFonts w:ascii="Arial" w:hAnsi="Arial" w:cs="Arial"/>
          <w:sz w:val="24"/>
          <w:szCs w:val="24"/>
        </w:rPr>
        <w:t>voltado para pe</w:t>
      </w:r>
      <w:r>
        <w:rPr>
          <w:rFonts w:ascii="Arial" w:hAnsi="Arial" w:cs="Arial"/>
          <w:sz w:val="24"/>
          <w:szCs w:val="24"/>
        </w:rPr>
        <w:t>ssoas com deficiências físicas e também idosas</w:t>
      </w:r>
      <w:r w:rsidRPr="00AB0FEA">
        <w:rPr>
          <w:rFonts w:ascii="Arial" w:hAnsi="Arial" w:cs="Arial"/>
          <w:sz w:val="24"/>
          <w:szCs w:val="24"/>
        </w:rPr>
        <w:t>, para que</w:t>
      </w:r>
      <w:r w:rsidR="00946675">
        <w:rPr>
          <w:rFonts w:ascii="Arial" w:hAnsi="Arial" w:cs="Arial"/>
          <w:sz w:val="24"/>
          <w:szCs w:val="24"/>
        </w:rPr>
        <w:t xml:space="preserve"> estes</w:t>
      </w:r>
      <w:r w:rsidRPr="00AB0FEA">
        <w:rPr>
          <w:rFonts w:ascii="Arial" w:hAnsi="Arial" w:cs="Arial"/>
          <w:sz w:val="24"/>
          <w:szCs w:val="24"/>
        </w:rPr>
        <w:t xml:space="preserve"> possam ex</w:t>
      </w:r>
      <w:r>
        <w:rPr>
          <w:rFonts w:ascii="Arial" w:hAnsi="Arial" w:cs="Arial"/>
          <w:sz w:val="24"/>
          <w:szCs w:val="24"/>
        </w:rPr>
        <w:t>ecutar suas tarefas diárias com mais facilidade e independência</w:t>
      </w:r>
      <w:del w:id="10" w:author="Adam" w:date="2016-11-28T16:28:00Z">
        <w:r w:rsidDel="0072408C">
          <w:rPr>
            <w:rFonts w:ascii="Arial" w:hAnsi="Arial" w:cs="Arial"/>
            <w:sz w:val="24"/>
            <w:szCs w:val="24"/>
          </w:rPr>
          <w:delText>, aplicando o auxílio da Automação</w:delText>
        </w:r>
      </w:del>
      <w:r>
        <w:rPr>
          <w:rFonts w:ascii="Arial" w:hAnsi="Arial" w:cs="Arial"/>
          <w:sz w:val="24"/>
          <w:szCs w:val="24"/>
        </w:rPr>
        <w:t xml:space="preserve">. </w:t>
      </w:r>
      <w:r w:rsidR="00946675">
        <w:rPr>
          <w:rFonts w:ascii="Arial" w:hAnsi="Arial" w:cs="Arial"/>
          <w:sz w:val="24"/>
          <w:szCs w:val="24"/>
        </w:rPr>
        <w:t>Desenvolveu-se</w:t>
      </w:r>
      <w:r>
        <w:rPr>
          <w:rFonts w:ascii="Arial" w:hAnsi="Arial" w:cs="Arial"/>
          <w:sz w:val="24"/>
          <w:szCs w:val="24"/>
        </w:rPr>
        <w:t xml:space="preserve"> um protótipo</w:t>
      </w:r>
      <w:r w:rsidRPr="00AB0FEA">
        <w:rPr>
          <w:rFonts w:ascii="Arial" w:hAnsi="Arial" w:cs="Arial"/>
          <w:sz w:val="24"/>
          <w:szCs w:val="24"/>
        </w:rPr>
        <w:t xml:space="preserve"> de elevador </w:t>
      </w:r>
      <w:r>
        <w:rPr>
          <w:rFonts w:ascii="Arial" w:hAnsi="Arial" w:cs="Arial"/>
          <w:sz w:val="24"/>
          <w:szCs w:val="24"/>
        </w:rPr>
        <w:t xml:space="preserve">para residências </w:t>
      </w:r>
      <w:r w:rsidRPr="00AB0FEA">
        <w:rPr>
          <w:rFonts w:ascii="Arial" w:hAnsi="Arial" w:cs="Arial"/>
          <w:sz w:val="24"/>
          <w:szCs w:val="24"/>
        </w:rPr>
        <w:t>com dois pavimentos</w:t>
      </w:r>
      <w:r>
        <w:rPr>
          <w:rFonts w:ascii="Arial" w:hAnsi="Arial" w:cs="Arial"/>
          <w:sz w:val="24"/>
          <w:szCs w:val="24"/>
        </w:rPr>
        <w:t xml:space="preserve">. A automatização deste protótipo </w:t>
      </w:r>
      <w:r w:rsidR="00946675">
        <w:rPr>
          <w:rFonts w:ascii="Arial" w:hAnsi="Arial" w:cs="Arial"/>
          <w:sz w:val="24"/>
          <w:szCs w:val="24"/>
        </w:rPr>
        <w:t xml:space="preserve">realizou-se </w:t>
      </w:r>
      <w:r>
        <w:rPr>
          <w:rFonts w:ascii="Arial" w:hAnsi="Arial" w:cs="Arial"/>
          <w:sz w:val="24"/>
          <w:szCs w:val="24"/>
        </w:rPr>
        <w:t xml:space="preserve">coma plataforma </w:t>
      </w:r>
      <w:r w:rsidRPr="00D913AF">
        <w:rPr>
          <w:rFonts w:ascii="Arial" w:hAnsi="Arial" w:cs="Arial"/>
          <w:sz w:val="24"/>
          <w:szCs w:val="24"/>
        </w:rPr>
        <w:t>Arduino,</w:t>
      </w:r>
      <w:ins w:id="11" w:author="Adam" w:date="2016-11-28T16:40:00Z">
        <w:r w:rsidR="004E58D0">
          <w:rPr>
            <w:rFonts w:ascii="Arial" w:hAnsi="Arial" w:cs="Arial"/>
            <w:sz w:val="24"/>
            <w:szCs w:val="24"/>
          </w:rPr>
          <w:t xml:space="preserve"> </w:t>
        </w:r>
      </w:ins>
      <w:ins w:id="12" w:author="Adam" w:date="2016-11-28T16:29:00Z">
        <w:r w:rsidR="0072408C">
          <w:rPr>
            <w:rFonts w:ascii="Arial" w:hAnsi="Arial" w:cs="Arial"/>
            <w:sz w:val="24"/>
            <w:szCs w:val="24"/>
          </w:rPr>
          <w:t xml:space="preserve">utilizando-se </w:t>
        </w:r>
      </w:ins>
      <w:del w:id="13" w:author="Adam" w:date="2016-11-28T16:29:00Z">
        <w:r w:rsidRPr="00D913AF" w:rsidDel="0072408C">
          <w:rPr>
            <w:rFonts w:ascii="Arial" w:hAnsi="Arial" w:cs="Arial"/>
            <w:sz w:val="24"/>
            <w:szCs w:val="24"/>
          </w:rPr>
          <w:delText>que possui</w:delText>
        </w:r>
      </w:del>
      <w:ins w:id="14" w:author="Adam" w:date="2016-11-28T16:29:00Z">
        <w:r w:rsidR="0072408C">
          <w:rPr>
            <w:rFonts w:ascii="Arial" w:hAnsi="Arial" w:cs="Arial"/>
            <w:sz w:val="24"/>
            <w:szCs w:val="24"/>
          </w:rPr>
          <w:t>de sua</w:t>
        </w:r>
      </w:ins>
      <w:r w:rsidRPr="00D913AF">
        <w:rPr>
          <w:rFonts w:ascii="Arial" w:hAnsi="Arial" w:cs="Arial"/>
          <w:sz w:val="24"/>
          <w:szCs w:val="24"/>
        </w:rPr>
        <w:t xml:space="preserve"> IDE (</w:t>
      </w:r>
      <w:r w:rsidRPr="00D913AF">
        <w:rPr>
          <w:rFonts w:ascii="Arial" w:hAnsi="Arial" w:cs="Arial"/>
          <w:bCs/>
          <w:sz w:val="24"/>
          <w:szCs w:val="24"/>
          <w:shd w:val="clear" w:color="auto" w:fill="FFFFFF"/>
        </w:rPr>
        <w:t>Ambiente de Desenvolvimento Integrado)</w:t>
      </w:r>
      <w:ins w:id="15" w:author="Adam" w:date="2016-11-28T16:29:00Z">
        <w:r w:rsidR="0072408C">
          <w:rPr>
            <w:rFonts w:ascii="Arial" w:hAnsi="Arial" w:cs="Arial"/>
            <w:bCs/>
            <w:sz w:val="24"/>
            <w:szCs w:val="24"/>
            <w:shd w:val="clear" w:color="auto" w:fill="FFFFFF"/>
          </w:rPr>
          <w:t xml:space="preserve"> </w:t>
        </w:r>
      </w:ins>
      <w:r w:rsidRPr="00D913AF">
        <w:rPr>
          <w:rFonts w:ascii="Arial" w:hAnsi="Arial" w:cs="Arial"/>
          <w:sz w:val="24"/>
          <w:szCs w:val="24"/>
        </w:rPr>
        <w:t>com licença livre GNU GPL (</w:t>
      </w:r>
      <w:r>
        <w:rPr>
          <w:rFonts w:ascii="Arial" w:hAnsi="Arial" w:cs="Arial"/>
          <w:sz w:val="24"/>
          <w:szCs w:val="24"/>
        </w:rPr>
        <w:t>Licença Pública Geral</w:t>
      </w:r>
      <w:r w:rsidRPr="00D913AF">
        <w:rPr>
          <w:rFonts w:ascii="Arial" w:hAnsi="Arial" w:cs="Arial"/>
          <w:sz w:val="24"/>
          <w:szCs w:val="24"/>
        </w:rPr>
        <w:t>)</w:t>
      </w:r>
      <w:ins w:id="16" w:author="Adam" w:date="2016-11-28T16:29:00Z">
        <w:r w:rsidR="00DE0E36">
          <w:rPr>
            <w:rFonts w:ascii="Arial" w:hAnsi="Arial" w:cs="Arial"/>
            <w:sz w:val="24"/>
            <w:szCs w:val="24"/>
          </w:rPr>
          <w:t xml:space="preserve"> e</w:t>
        </w:r>
      </w:ins>
      <w:ins w:id="17" w:author="Adam" w:date="2016-11-28T16:50:00Z">
        <w:r w:rsidR="00DE0E36">
          <w:rPr>
            <w:rFonts w:ascii="Arial" w:hAnsi="Arial" w:cs="Arial"/>
            <w:sz w:val="24"/>
            <w:szCs w:val="24"/>
          </w:rPr>
          <w:t xml:space="preserve"> </w:t>
        </w:r>
      </w:ins>
      <w:ins w:id="18" w:author="Adam" w:date="2016-11-28T16:41:00Z">
        <w:r w:rsidR="004E58D0">
          <w:rPr>
            <w:rFonts w:ascii="Arial" w:hAnsi="Arial" w:cs="Arial"/>
            <w:sz w:val="24"/>
            <w:szCs w:val="24"/>
          </w:rPr>
          <w:t xml:space="preserve">o </w:t>
        </w:r>
      </w:ins>
      <w:ins w:id="19" w:author="Adam" w:date="2016-11-28T16:42:00Z">
        <w:r w:rsidR="00DE0E36">
          <w:rPr>
            <w:rFonts w:ascii="Arial" w:hAnsi="Arial" w:cs="Arial"/>
            <w:sz w:val="24"/>
            <w:szCs w:val="24"/>
          </w:rPr>
          <w:t>micro</w:t>
        </w:r>
        <w:r w:rsidR="004E58D0">
          <w:rPr>
            <w:rFonts w:ascii="Arial" w:hAnsi="Arial" w:cs="Arial"/>
            <w:sz w:val="24"/>
            <w:szCs w:val="24"/>
          </w:rPr>
          <w:t>controlador</w:t>
        </w:r>
        <w:r w:rsidR="0042079C">
          <w:rPr>
            <w:rFonts w:ascii="Arial" w:hAnsi="Arial" w:cs="Arial"/>
            <w:sz w:val="24"/>
            <w:szCs w:val="24"/>
          </w:rPr>
          <w:t xml:space="preserve"> RISC</w:t>
        </w:r>
      </w:ins>
      <w:ins w:id="20" w:author="Adam" w:date="2016-11-28T16:41:00Z">
        <w:r w:rsidR="004E58D0">
          <w:rPr>
            <w:rFonts w:ascii="Arial" w:hAnsi="Arial" w:cs="Arial"/>
            <w:sz w:val="24"/>
            <w:szCs w:val="24"/>
          </w:rPr>
          <w:t xml:space="preserve"> ATMEGA2560</w:t>
        </w:r>
      </w:ins>
      <w:ins w:id="21" w:author="Adam" w:date="2016-11-28T16:47:00Z">
        <w:r w:rsidR="00DE0E36">
          <w:rPr>
            <w:rFonts w:ascii="Arial" w:hAnsi="Arial" w:cs="Arial"/>
            <w:sz w:val="24"/>
            <w:szCs w:val="24"/>
          </w:rPr>
          <w:t xml:space="preserve"> de 8bits</w:t>
        </w:r>
      </w:ins>
      <w:ins w:id="22" w:author="Adam" w:date="2016-11-28T16:30:00Z">
        <w:r w:rsidR="0072408C">
          <w:rPr>
            <w:rFonts w:ascii="Arial" w:hAnsi="Arial" w:cs="Arial"/>
            <w:sz w:val="24"/>
            <w:szCs w:val="24"/>
          </w:rPr>
          <w:t xml:space="preserve"> </w:t>
        </w:r>
      </w:ins>
      <w:ins w:id="23" w:author="Adam" w:date="2016-11-28T16:41:00Z">
        <w:r w:rsidR="004E58D0">
          <w:rPr>
            <w:rFonts w:ascii="Arial" w:hAnsi="Arial" w:cs="Arial"/>
            <w:sz w:val="24"/>
            <w:szCs w:val="24"/>
          </w:rPr>
          <w:t>da família AVR produzida pela ATMEL</w:t>
        </w:r>
      </w:ins>
      <w:ins w:id="24" w:author="Adam" w:date="2016-11-28T16:50:00Z">
        <w:r w:rsidR="00DE0E36">
          <w:rPr>
            <w:rFonts w:ascii="Arial" w:hAnsi="Arial" w:cs="Arial"/>
            <w:sz w:val="24"/>
            <w:szCs w:val="24"/>
          </w:rPr>
          <w:t>.</w:t>
        </w:r>
      </w:ins>
      <w:del w:id="25" w:author="Adam" w:date="2016-11-28T16:29:00Z">
        <w:r w:rsidRPr="00D913AF" w:rsidDel="0072408C">
          <w:rPr>
            <w:rFonts w:ascii="Arial" w:hAnsi="Arial" w:cs="Arial"/>
            <w:sz w:val="24"/>
            <w:szCs w:val="24"/>
          </w:rPr>
          <w:delText xml:space="preserve">, </w:delText>
        </w:r>
        <w:r w:rsidDel="0072408C">
          <w:rPr>
            <w:rFonts w:ascii="Arial" w:hAnsi="Arial" w:cs="Arial"/>
            <w:sz w:val="24"/>
            <w:szCs w:val="24"/>
          </w:rPr>
          <w:delText xml:space="preserve">ou seja, trata-se de um microcontrolador e que possui </w:delText>
        </w:r>
        <w:r w:rsidRPr="00D913AF" w:rsidDel="0072408C">
          <w:rPr>
            <w:rFonts w:ascii="Arial" w:hAnsi="Arial" w:cs="Arial"/>
            <w:sz w:val="24"/>
            <w:szCs w:val="24"/>
          </w:rPr>
          <w:delText>fácil localização no mercado</w:delText>
        </w:r>
        <w:r w:rsidDel="0072408C">
          <w:rPr>
            <w:rFonts w:ascii="Arial" w:hAnsi="Arial" w:cs="Arial"/>
            <w:sz w:val="24"/>
            <w:szCs w:val="24"/>
          </w:rPr>
          <w:delText>.</w:delText>
        </w:r>
      </w:del>
      <w:del w:id="26" w:author="Adam" w:date="2016-11-28T16:41:00Z">
        <w:r w:rsidDel="004E58D0">
          <w:rPr>
            <w:rFonts w:ascii="Arial" w:hAnsi="Arial" w:cs="Arial"/>
            <w:sz w:val="24"/>
            <w:szCs w:val="24"/>
          </w:rPr>
          <w:delText xml:space="preserve"> </w:delText>
        </w:r>
      </w:del>
    </w:p>
    <w:p w:rsidR="00CB1BFC" w:rsidRDefault="00CB1BFC" w:rsidP="0011093E">
      <w:pPr>
        <w:spacing w:line="360" w:lineRule="auto"/>
        <w:ind w:firstLine="708"/>
        <w:jc w:val="both"/>
        <w:rPr>
          <w:rFonts w:ascii="Arial" w:hAnsi="Arial" w:cs="Arial"/>
          <w:color w:val="FF0000"/>
          <w:sz w:val="24"/>
          <w:szCs w:val="24"/>
        </w:rPr>
      </w:pPr>
    </w:p>
    <w:p w:rsidR="0009147F" w:rsidRPr="00311CBC" w:rsidRDefault="0009147F" w:rsidP="00CA4ADC">
      <w:pPr>
        <w:pStyle w:val="Ttulo2"/>
        <w:numPr>
          <w:ilvl w:val="1"/>
          <w:numId w:val="2"/>
        </w:numPr>
        <w:spacing w:line="360" w:lineRule="auto"/>
        <w:jc w:val="both"/>
        <w:rPr>
          <w:rFonts w:ascii="Arial" w:hAnsi="Arial" w:cs="Arial"/>
          <w:color w:val="auto"/>
          <w:sz w:val="24"/>
          <w:szCs w:val="24"/>
          <w:lang w:eastAsia="pt-BR"/>
        </w:rPr>
      </w:pPr>
      <w:bookmarkStart w:id="27" w:name="_Toc466010540"/>
      <w:bookmarkStart w:id="28" w:name="_Toc466021390"/>
      <w:r w:rsidRPr="00311CBC">
        <w:rPr>
          <w:rFonts w:ascii="Arial" w:hAnsi="Arial" w:cs="Arial"/>
          <w:color w:val="auto"/>
          <w:sz w:val="24"/>
          <w:szCs w:val="24"/>
          <w:lang w:eastAsia="pt-BR"/>
        </w:rPr>
        <w:t>Justificativa</w:t>
      </w:r>
      <w:bookmarkEnd w:id="27"/>
      <w:bookmarkEnd w:id="28"/>
    </w:p>
    <w:p w:rsidR="0009147F" w:rsidRDefault="0009147F" w:rsidP="00CA4ADC">
      <w:pPr>
        <w:rPr>
          <w:lang w:eastAsia="pt-BR"/>
        </w:rPr>
      </w:pPr>
    </w:p>
    <w:p w:rsidR="0009147F" w:rsidRPr="00214D19" w:rsidRDefault="0009147F" w:rsidP="00CA4ADC">
      <w:pPr>
        <w:autoSpaceDE w:val="0"/>
        <w:autoSpaceDN w:val="0"/>
        <w:adjustRightInd w:val="0"/>
        <w:spacing w:after="0" w:line="360" w:lineRule="auto"/>
        <w:ind w:firstLine="480"/>
        <w:jc w:val="both"/>
        <w:rPr>
          <w:rFonts w:ascii="Arial" w:hAnsi="Arial" w:cs="Arial"/>
          <w:sz w:val="24"/>
          <w:szCs w:val="24"/>
        </w:rPr>
      </w:pPr>
      <w:r>
        <w:rPr>
          <w:rFonts w:ascii="Arial" w:hAnsi="Arial" w:cs="Arial"/>
          <w:sz w:val="24"/>
          <w:szCs w:val="24"/>
          <w:lang w:eastAsia="pt-BR"/>
        </w:rPr>
        <w:t>C</w:t>
      </w:r>
      <w:r w:rsidRPr="00214D19">
        <w:rPr>
          <w:rFonts w:ascii="Arial" w:hAnsi="Arial" w:cs="Arial"/>
          <w:sz w:val="24"/>
          <w:szCs w:val="24"/>
          <w:lang w:eastAsia="pt-BR"/>
        </w:rPr>
        <w:t xml:space="preserve">riar novas oportunidades de qualidade de vida para os </w:t>
      </w:r>
      <w:ins w:id="29" w:author="Adam" w:date="2016-11-28T16:52:00Z">
        <w:r w:rsidR="00B361D6">
          <w:rPr>
            <w:rFonts w:ascii="Arial" w:hAnsi="Arial" w:cs="Arial"/>
            <w:sz w:val="24"/>
            <w:szCs w:val="24"/>
            <w:lang w:eastAsia="pt-BR"/>
          </w:rPr>
          <w:t xml:space="preserve">portadores de necessidades especiais, como os portadores de </w:t>
        </w:r>
      </w:ins>
      <w:r>
        <w:rPr>
          <w:rFonts w:ascii="Arial" w:hAnsi="Arial" w:cs="Arial"/>
          <w:sz w:val="24"/>
          <w:szCs w:val="24"/>
          <w:lang w:eastAsia="pt-BR"/>
        </w:rPr>
        <w:t>defici</w:t>
      </w:r>
      <w:ins w:id="30" w:author="Adam" w:date="2016-11-28T16:52:00Z">
        <w:r w:rsidR="008C3C2C">
          <w:rPr>
            <w:rFonts w:ascii="Arial" w:hAnsi="Arial" w:cs="Arial"/>
            <w:sz w:val="24"/>
            <w:szCs w:val="24"/>
            <w:lang w:eastAsia="pt-BR"/>
          </w:rPr>
          <w:t>ência</w:t>
        </w:r>
      </w:ins>
      <w:del w:id="31" w:author="Adam" w:date="2016-11-28T16:52:00Z">
        <w:r w:rsidDel="008C3C2C">
          <w:rPr>
            <w:rFonts w:ascii="Arial" w:hAnsi="Arial" w:cs="Arial"/>
            <w:sz w:val="24"/>
            <w:szCs w:val="24"/>
            <w:lang w:eastAsia="pt-BR"/>
          </w:rPr>
          <w:delText>entes</w:delText>
        </w:r>
      </w:del>
      <w:r>
        <w:rPr>
          <w:rFonts w:ascii="Arial" w:hAnsi="Arial" w:cs="Arial"/>
          <w:sz w:val="24"/>
          <w:szCs w:val="24"/>
          <w:lang w:eastAsia="pt-BR"/>
        </w:rPr>
        <w:t xml:space="preserve"> fí</w:t>
      </w:r>
      <w:r w:rsidRPr="00214D19">
        <w:rPr>
          <w:rFonts w:ascii="Arial" w:hAnsi="Arial" w:cs="Arial"/>
          <w:sz w:val="24"/>
          <w:szCs w:val="24"/>
          <w:lang w:eastAsia="pt-BR"/>
        </w:rPr>
        <w:t>s</w:t>
      </w:r>
      <w:r>
        <w:rPr>
          <w:rFonts w:ascii="Arial" w:hAnsi="Arial" w:cs="Arial"/>
          <w:sz w:val="24"/>
          <w:szCs w:val="24"/>
          <w:lang w:eastAsia="pt-BR"/>
        </w:rPr>
        <w:t>ic</w:t>
      </w:r>
      <w:ins w:id="32" w:author="Adam" w:date="2016-11-28T16:52:00Z">
        <w:r w:rsidR="008C3C2C">
          <w:rPr>
            <w:rFonts w:ascii="Arial" w:hAnsi="Arial" w:cs="Arial"/>
            <w:sz w:val="24"/>
            <w:szCs w:val="24"/>
            <w:lang w:eastAsia="pt-BR"/>
          </w:rPr>
          <w:t>a</w:t>
        </w:r>
      </w:ins>
      <w:del w:id="33" w:author="Adam" w:date="2016-11-28T16:52:00Z">
        <w:r w:rsidDel="008C3C2C">
          <w:rPr>
            <w:rFonts w:ascii="Arial" w:hAnsi="Arial" w:cs="Arial"/>
            <w:sz w:val="24"/>
            <w:szCs w:val="24"/>
            <w:lang w:eastAsia="pt-BR"/>
          </w:rPr>
          <w:delText>os</w:delText>
        </w:r>
      </w:del>
      <w:ins w:id="34" w:author="Adam" w:date="2016-11-28T16:52:00Z">
        <w:r w:rsidR="008C3C2C">
          <w:rPr>
            <w:rFonts w:ascii="Arial" w:hAnsi="Arial" w:cs="Arial"/>
            <w:sz w:val="24"/>
            <w:szCs w:val="24"/>
            <w:lang w:eastAsia="pt-BR"/>
          </w:rPr>
          <w:t xml:space="preserve"> e idosos</w:t>
        </w:r>
      </w:ins>
      <w:ins w:id="35" w:author="Adam" w:date="2016-11-28T16:51:00Z">
        <w:r w:rsidR="00B361D6">
          <w:rPr>
            <w:rFonts w:ascii="Arial" w:hAnsi="Arial" w:cs="Arial"/>
            <w:sz w:val="24"/>
            <w:szCs w:val="24"/>
            <w:lang w:eastAsia="pt-BR"/>
          </w:rPr>
          <w:t>, auxilia</w:t>
        </w:r>
      </w:ins>
      <w:ins w:id="36" w:author="Adam" w:date="2016-11-28T16:54:00Z">
        <w:r w:rsidR="008C3C2C">
          <w:rPr>
            <w:rFonts w:ascii="Arial" w:hAnsi="Arial" w:cs="Arial"/>
            <w:sz w:val="24"/>
            <w:szCs w:val="24"/>
            <w:lang w:eastAsia="pt-BR"/>
          </w:rPr>
          <w:t>ndo-os</w:t>
        </w:r>
      </w:ins>
      <w:ins w:id="37" w:author="Adam" w:date="2016-11-28T16:51:00Z">
        <w:r w:rsidR="00B361D6">
          <w:rPr>
            <w:rFonts w:ascii="Arial" w:hAnsi="Arial" w:cs="Arial"/>
            <w:sz w:val="24"/>
            <w:szCs w:val="24"/>
            <w:lang w:eastAsia="pt-BR"/>
          </w:rPr>
          <w:t xml:space="preserve"> a </w:t>
        </w:r>
      </w:ins>
      <w:ins w:id="38" w:author="Adam" w:date="2016-11-28T16:55:00Z">
        <w:r w:rsidR="008C3C2C">
          <w:rPr>
            <w:rFonts w:ascii="Arial" w:hAnsi="Arial" w:cs="Arial"/>
            <w:sz w:val="24"/>
            <w:szCs w:val="24"/>
            <w:lang w:eastAsia="pt-BR"/>
          </w:rPr>
          <w:t>vencer dificuldades de acessibilidade em seus cotidianos, além</w:t>
        </w:r>
      </w:ins>
      <w:del w:id="39" w:author="Adam" w:date="2016-11-28T16:55:00Z">
        <w:r w:rsidDel="008C3C2C">
          <w:rPr>
            <w:rFonts w:ascii="Arial" w:hAnsi="Arial" w:cs="Arial"/>
            <w:sz w:val="24"/>
            <w:szCs w:val="24"/>
            <w:lang w:eastAsia="pt-BR"/>
          </w:rPr>
          <w:delText xml:space="preserve"> </w:delText>
        </w:r>
      </w:del>
      <w:del w:id="40" w:author="Adam" w:date="2016-11-28T16:54:00Z">
        <w:r w:rsidDel="008C3C2C">
          <w:rPr>
            <w:rFonts w:ascii="Arial" w:hAnsi="Arial" w:cs="Arial"/>
            <w:sz w:val="24"/>
            <w:szCs w:val="24"/>
            <w:lang w:eastAsia="pt-BR"/>
          </w:rPr>
          <w:delText xml:space="preserve">e idosose </w:delText>
        </w:r>
        <w:r w:rsidRPr="00214D19" w:rsidDel="008C3C2C">
          <w:rPr>
            <w:rFonts w:ascii="Arial" w:hAnsi="Arial" w:cs="Arial"/>
            <w:sz w:val="24"/>
            <w:szCs w:val="24"/>
            <w:lang w:eastAsia="pt-BR"/>
          </w:rPr>
          <w:delText>ampliar conhecime</w:delText>
        </w:r>
      </w:del>
      <w:del w:id="41" w:author="Adam" w:date="2016-11-28T16:55:00Z">
        <w:r w:rsidRPr="00214D19" w:rsidDel="008C3C2C">
          <w:rPr>
            <w:rFonts w:ascii="Arial" w:hAnsi="Arial" w:cs="Arial"/>
            <w:sz w:val="24"/>
            <w:szCs w:val="24"/>
            <w:lang w:eastAsia="pt-BR"/>
          </w:rPr>
          <w:delText>ntos</w:delText>
        </w:r>
      </w:del>
      <w:ins w:id="42" w:author="Adam" w:date="2016-11-28T16:55:00Z">
        <w:r w:rsidR="008C3C2C">
          <w:rPr>
            <w:rFonts w:ascii="Arial" w:hAnsi="Arial" w:cs="Arial"/>
            <w:sz w:val="24"/>
            <w:szCs w:val="24"/>
            <w:lang w:eastAsia="pt-BR"/>
          </w:rPr>
          <w:t xml:space="preserve"> de ampliação do conhecimento</w:t>
        </w:r>
      </w:ins>
      <w:r w:rsidRPr="00214D19">
        <w:rPr>
          <w:rFonts w:ascii="Arial" w:hAnsi="Arial" w:cs="Arial"/>
          <w:sz w:val="24"/>
          <w:szCs w:val="24"/>
          <w:lang w:eastAsia="pt-BR"/>
        </w:rPr>
        <w:t xml:space="preserve"> n</w:t>
      </w:r>
      <w:r>
        <w:rPr>
          <w:rFonts w:ascii="Arial" w:hAnsi="Arial" w:cs="Arial"/>
          <w:sz w:val="24"/>
          <w:szCs w:val="24"/>
          <w:lang w:eastAsia="pt-BR"/>
        </w:rPr>
        <w:t>a área de Automação Residencial.</w:t>
      </w:r>
    </w:p>
    <w:p w:rsidR="0009147F" w:rsidRPr="00CA4ADC" w:rsidRDefault="0009147F" w:rsidP="00CA4ADC">
      <w:pPr>
        <w:rPr>
          <w:lang w:eastAsia="pt-BR"/>
        </w:rPr>
      </w:pPr>
    </w:p>
    <w:p w:rsidR="0009147F" w:rsidRPr="00311CBC" w:rsidRDefault="0009147F" w:rsidP="00F81B53">
      <w:pPr>
        <w:pStyle w:val="Ttulo2"/>
        <w:spacing w:line="360" w:lineRule="auto"/>
        <w:jc w:val="both"/>
        <w:rPr>
          <w:rFonts w:ascii="Arial" w:hAnsi="Arial" w:cs="Arial"/>
          <w:color w:val="auto"/>
          <w:sz w:val="24"/>
          <w:szCs w:val="24"/>
          <w:lang w:eastAsia="pt-BR"/>
        </w:rPr>
      </w:pPr>
      <w:bookmarkStart w:id="43" w:name="_Toc466010541"/>
      <w:bookmarkStart w:id="44" w:name="_Toc466021391"/>
      <w:r w:rsidRPr="00311CBC">
        <w:rPr>
          <w:rFonts w:ascii="Arial" w:hAnsi="Arial" w:cs="Arial"/>
          <w:color w:val="auto"/>
          <w:sz w:val="24"/>
          <w:szCs w:val="24"/>
          <w:lang w:eastAsia="pt-BR"/>
        </w:rPr>
        <w:lastRenderedPageBreak/>
        <w:t>1.2</w:t>
      </w:r>
      <w:r w:rsidRPr="00311CBC">
        <w:rPr>
          <w:rFonts w:ascii="Arial" w:hAnsi="Arial" w:cs="Arial"/>
          <w:color w:val="auto"/>
          <w:sz w:val="24"/>
          <w:szCs w:val="24"/>
          <w:lang w:eastAsia="pt-BR"/>
        </w:rPr>
        <w:tab/>
        <w:t>Objetivos</w:t>
      </w:r>
      <w:bookmarkEnd w:id="43"/>
      <w:bookmarkEnd w:id="44"/>
    </w:p>
    <w:p w:rsidR="0009147F" w:rsidRDefault="0009147F" w:rsidP="00B0026E">
      <w:pPr>
        <w:rPr>
          <w:lang w:eastAsia="pt-BR"/>
        </w:rPr>
      </w:pPr>
    </w:p>
    <w:p w:rsidR="0009147F" w:rsidRPr="00311CBC" w:rsidRDefault="0009147F" w:rsidP="00CA4ADC">
      <w:pPr>
        <w:pStyle w:val="Ttulo3"/>
        <w:spacing w:line="360" w:lineRule="auto"/>
        <w:jc w:val="both"/>
        <w:rPr>
          <w:rFonts w:ascii="Arial" w:hAnsi="Arial" w:cs="Arial"/>
          <w:color w:val="auto"/>
          <w:lang w:eastAsia="pt-BR"/>
        </w:rPr>
      </w:pPr>
      <w:bookmarkStart w:id="45" w:name="_Toc466010542"/>
      <w:bookmarkStart w:id="46" w:name="_Toc466021392"/>
      <w:r w:rsidRPr="00311CBC">
        <w:rPr>
          <w:rFonts w:ascii="Arial" w:hAnsi="Arial" w:cs="Arial"/>
          <w:color w:val="auto"/>
          <w:lang w:eastAsia="pt-BR"/>
        </w:rPr>
        <w:t>1.2.1</w:t>
      </w:r>
      <w:r w:rsidRPr="00311CBC">
        <w:rPr>
          <w:rFonts w:ascii="Arial" w:hAnsi="Arial" w:cs="Arial"/>
          <w:color w:val="auto"/>
          <w:lang w:eastAsia="pt-BR"/>
        </w:rPr>
        <w:tab/>
        <w:t>Objetivo Geral</w:t>
      </w:r>
      <w:bookmarkEnd w:id="45"/>
      <w:bookmarkEnd w:id="46"/>
    </w:p>
    <w:p w:rsidR="0009147F" w:rsidRPr="00B0026E" w:rsidRDefault="0009147F" w:rsidP="00B0026E">
      <w:pPr>
        <w:rPr>
          <w:lang w:eastAsia="pt-BR"/>
        </w:rPr>
      </w:pPr>
    </w:p>
    <w:p w:rsidR="0009147F" w:rsidRDefault="0009147F" w:rsidP="00F81B53">
      <w:pPr>
        <w:spacing w:after="0" w:line="360" w:lineRule="auto"/>
        <w:ind w:firstLine="709"/>
        <w:jc w:val="both"/>
        <w:rPr>
          <w:rFonts w:ascii="Arial" w:hAnsi="Arial" w:cs="Arial"/>
          <w:sz w:val="24"/>
          <w:szCs w:val="24"/>
        </w:rPr>
      </w:pPr>
      <w:r>
        <w:rPr>
          <w:rFonts w:ascii="Arial" w:hAnsi="Arial" w:cs="Arial"/>
          <w:sz w:val="24"/>
          <w:szCs w:val="24"/>
        </w:rPr>
        <w:t xml:space="preserve">Este projeto tem como finalidade automatizar um Protótipo de </w:t>
      </w:r>
      <w:r w:rsidRPr="00214D19">
        <w:rPr>
          <w:rFonts w:ascii="Arial" w:hAnsi="Arial" w:cs="Arial"/>
          <w:sz w:val="24"/>
          <w:szCs w:val="24"/>
        </w:rPr>
        <w:t xml:space="preserve">Elevador Residencial </w:t>
      </w:r>
      <w:r>
        <w:rPr>
          <w:rFonts w:ascii="Arial" w:hAnsi="Arial" w:cs="Arial"/>
          <w:sz w:val="24"/>
          <w:szCs w:val="24"/>
        </w:rPr>
        <w:t xml:space="preserve">de dois pavimentos </w:t>
      </w:r>
      <w:r w:rsidRPr="00214D19">
        <w:rPr>
          <w:rFonts w:ascii="Arial" w:hAnsi="Arial" w:cs="Arial"/>
          <w:sz w:val="24"/>
          <w:szCs w:val="24"/>
        </w:rPr>
        <w:t xml:space="preserve">e suas diversas aplicações para </w:t>
      </w:r>
      <w:r>
        <w:rPr>
          <w:rFonts w:ascii="Arial" w:hAnsi="Arial" w:cs="Arial"/>
          <w:sz w:val="24"/>
          <w:szCs w:val="24"/>
        </w:rPr>
        <w:t>deficientes físicos e idosos.</w:t>
      </w:r>
    </w:p>
    <w:p w:rsidR="0009147F" w:rsidRPr="00F81B53" w:rsidRDefault="0009147F" w:rsidP="00F81B53">
      <w:pPr>
        <w:rPr>
          <w:lang w:eastAsia="pt-BR"/>
        </w:rPr>
      </w:pPr>
    </w:p>
    <w:p w:rsidR="0009147F" w:rsidRPr="00311CBC" w:rsidRDefault="0009147F" w:rsidP="00CA4ADC">
      <w:pPr>
        <w:pStyle w:val="Ttulo3"/>
        <w:spacing w:line="360" w:lineRule="auto"/>
        <w:jc w:val="both"/>
        <w:rPr>
          <w:rFonts w:ascii="Arial" w:hAnsi="Arial" w:cs="Arial"/>
          <w:color w:val="auto"/>
          <w:lang w:eastAsia="pt-BR"/>
        </w:rPr>
      </w:pPr>
      <w:bookmarkStart w:id="47" w:name="_Toc466010543"/>
      <w:bookmarkStart w:id="48" w:name="_Toc466021393"/>
      <w:r w:rsidRPr="00311CBC">
        <w:rPr>
          <w:rFonts w:ascii="Arial" w:hAnsi="Arial" w:cs="Arial"/>
          <w:color w:val="auto"/>
          <w:lang w:eastAsia="pt-BR"/>
        </w:rPr>
        <w:t>1.2.2</w:t>
      </w:r>
      <w:r w:rsidRPr="00311CBC">
        <w:rPr>
          <w:rFonts w:ascii="Arial" w:hAnsi="Arial" w:cs="Arial"/>
          <w:color w:val="auto"/>
          <w:lang w:eastAsia="pt-BR"/>
        </w:rPr>
        <w:tab/>
        <w:t>Objetivo Específico</w:t>
      </w:r>
      <w:bookmarkEnd w:id="47"/>
      <w:bookmarkEnd w:id="48"/>
    </w:p>
    <w:p w:rsidR="0009147F" w:rsidRPr="00B0026E" w:rsidRDefault="0009147F" w:rsidP="00B0026E">
      <w:pPr>
        <w:rPr>
          <w:lang w:eastAsia="pt-BR"/>
        </w:rPr>
      </w:pP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Aplica</w:t>
      </w:r>
      <w:ins w:id="49" w:author="Adam" w:date="2016-11-28T16:56:00Z">
        <w:r w:rsidR="00426B72">
          <w:rPr>
            <w:rFonts w:ascii="Arial" w:hAnsi="Arial" w:cs="Arial"/>
            <w:sz w:val="24"/>
            <w:szCs w:val="24"/>
          </w:rPr>
          <w:t>ndo</w:t>
        </w:r>
      </w:ins>
      <w:del w:id="50" w:author="Adam" w:date="2016-11-28T16:56:00Z">
        <w:r w:rsidRPr="00C54280" w:rsidDel="00426B72">
          <w:rPr>
            <w:rFonts w:ascii="Arial" w:hAnsi="Arial" w:cs="Arial"/>
            <w:sz w:val="24"/>
            <w:szCs w:val="24"/>
          </w:rPr>
          <w:delText>r</w:delText>
        </w:r>
      </w:del>
      <w:r w:rsidRPr="00C54280">
        <w:rPr>
          <w:rFonts w:ascii="Arial" w:hAnsi="Arial" w:cs="Arial"/>
          <w:sz w:val="24"/>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 xml:space="preserve">Apesar de se tratar de um Protótipo, este Elevador seguirá normas </w:t>
      </w:r>
      <w:ins w:id="51" w:author="Adam" w:date="2016-11-28T16:57:00Z">
        <w:r w:rsidR="00426B72">
          <w:rPr>
            <w:rFonts w:ascii="Arial" w:hAnsi="Arial" w:cs="Arial"/>
            <w:sz w:val="24"/>
            <w:szCs w:val="24"/>
          </w:rPr>
          <w:t xml:space="preserve">nacionais vigentes, </w:t>
        </w:r>
      </w:ins>
      <w:r w:rsidRPr="00C54280">
        <w:rPr>
          <w:rFonts w:ascii="Arial" w:hAnsi="Arial" w:cs="Arial"/>
          <w:sz w:val="24"/>
          <w:szCs w:val="24"/>
        </w:rPr>
        <w:t>e futuramente poderá ser aplicado em residências visando facilitar o acesso a deficientes físicos e idosos para os demais pavimentos;</w:t>
      </w:r>
    </w:p>
    <w:p w:rsidR="0009147F" w:rsidRPr="00C54280" w:rsidRDefault="0009147F" w:rsidP="00C54280">
      <w:pPr>
        <w:pStyle w:val="PargrafodaLista"/>
        <w:numPr>
          <w:ilvl w:val="0"/>
          <w:numId w:val="3"/>
        </w:numPr>
        <w:spacing w:after="0" w:line="360" w:lineRule="auto"/>
        <w:ind w:left="0" w:firstLine="709"/>
        <w:jc w:val="both"/>
        <w:rPr>
          <w:rFonts w:ascii="Arial" w:hAnsi="Arial" w:cs="Arial"/>
          <w:sz w:val="24"/>
          <w:szCs w:val="24"/>
        </w:rPr>
      </w:pPr>
      <w:r w:rsidRPr="00C54280">
        <w:rPr>
          <w:rFonts w:ascii="Arial" w:hAnsi="Arial" w:cs="Arial"/>
          <w:sz w:val="24"/>
          <w:szCs w:val="24"/>
        </w:rPr>
        <w:t>Ampliar conhecimentos na área de Automação Residencial com o uso da Plataforma Arduino;</w:t>
      </w:r>
    </w:p>
    <w:p w:rsidR="0009147F" w:rsidRDefault="0009147F" w:rsidP="00FD64A4">
      <w:pPr>
        <w:spacing w:after="0" w:line="360" w:lineRule="auto"/>
        <w:ind w:firstLine="709"/>
        <w:jc w:val="both"/>
        <w:rPr>
          <w:rFonts w:ascii="Arial" w:hAnsi="Arial" w:cs="Arial"/>
          <w:color w:val="FF0000"/>
          <w:sz w:val="24"/>
          <w:szCs w:val="24"/>
        </w:rPr>
      </w:pPr>
    </w:p>
    <w:p w:rsidR="0009147F" w:rsidRPr="00311CBC" w:rsidRDefault="0009147F" w:rsidP="00CA4ADC">
      <w:pPr>
        <w:pStyle w:val="Ttulo2"/>
        <w:spacing w:line="360" w:lineRule="auto"/>
        <w:jc w:val="both"/>
        <w:rPr>
          <w:rFonts w:ascii="Arial" w:hAnsi="Arial" w:cs="Arial"/>
          <w:color w:val="auto"/>
          <w:sz w:val="24"/>
          <w:szCs w:val="24"/>
          <w:lang w:eastAsia="pt-BR"/>
        </w:rPr>
      </w:pPr>
      <w:bookmarkStart w:id="52" w:name="_Toc466010544"/>
      <w:bookmarkStart w:id="53" w:name="_Toc466021394"/>
      <w:r w:rsidRPr="00311CBC">
        <w:rPr>
          <w:rFonts w:ascii="Arial" w:hAnsi="Arial" w:cs="Arial"/>
          <w:color w:val="auto"/>
          <w:sz w:val="24"/>
          <w:szCs w:val="24"/>
          <w:lang w:eastAsia="pt-BR"/>
        </w:rPr>
        <w:t>1.3</w:t>
      </w:r>
      <w:r w:rsidRPr="00311CBC">
        <w:rPr>
          <w:rFonts w:ascii="Arial" w:hAnsi="Arial" w:cs="Arial"/>
          <w:color w:val="auto"/>
          <w:sz w:val="24"/>
          <w:szCs w:val="24"/>
          <w:lang w:eastAsia="pt-BR"/>
        </w:rPr>
        <w:tab/>
        <w:t>Metodologia</w:t>
      </w:r>
      <w:bookmarkEnd w:id="52"/>
      <w:bookmarkEnd w:id="53"/>
    </w:p>
    <w:p w:rsidR="0009147F" w:rsidRDefault="0009147F" w:rsidP="00267FD9">
      <w:pPr>
        <w:spacing w:line="360" w:lineRule="auto"/>
        <w:ind w:firstLine="708"/>
        <w:jc w:val="both"/>
        <w:rPr>
          <w:rFonts w:ascii="Arial" w:hAnsi="Arial" w:cs="Arial"/>
          <w:sz w:val="24"/>
          <w:szCs w:val="24"/>
          <w:lang w:eastAsia="pt-BR"/>
        </w:rPr>
      </w:pPr>
    </w:p>
    <w:p w:rsidR="0009147F" w:rsidRDefault="00A75212" w:rsidP="00267FD9">
      <w:pPr>
        <w:spacing w:line="360" w:lineRule="auto"/>
        <w:ind w:firstLine="708"/>
        <w:jc w:val="both"/>
        <w:rPr>
          <w:rFonts w:ascii="Arial" w:hAnsi="Arial" w:cs="Arial"/>
          <w:sz w:val="24"/>
          <w:szCs w:val="24"/>
        </w:rPr>
      </w:pPr>
      <w:r>
        <w:rPr>
          <w:rFonts w:ascii="Arial" w:hAnsi="Arial" w:cs="Arial"/>
          <w:sz w:val="24"/>
          <w:szCs w:val="24"/>
          <w:lang w:eastAsia="pt-BR"/>
        </w:rPr>
        <w:t>Coletaram-se</w:t>
      </w:r>
      <w:r w:rsidR="0009147F">
        <w:rPr>
          <w:rFonts w:ascii="Arial" w:hAnsi="Arial" w:cs="Arial"/>
          <w:sz w:val="24"/>
          <w:szCs w:val="24"/>
          <w:lang w:eastAsia="pt-BR"/>
        </w:rPr>
        <w:t xml:space="preserve"> informações de forma empírica, ou seja, baseado em testes e simulações. Todos os equipamentos utilizados serão definidos através de cálculos e serão minuciosamente avaliados visando o melhor desempenho. </w:t>
      </w:r>
      <w:r w:rsidR="0009147F">
        <w:rPr>
          <w:rFonts w:ascii="Arial" w:hAnsi="Arial" w:cs="Arial"/>
          <w:sz w:val="24"/>
          <w:szCs w:val="24"/>
        </w:rPr>
        <w:t>Analisar-se-á os dados de forma experimental através de um Protótipo de Elevador.</w:t>
      </w:r>
    </w:p>
    <w:p w:rsidR="0009147F" w:rsidRDefault="0009147F" w:rsidP="00F81B53">
      <w:pPr>
        <w:spacing w:line="360" w:lineRule="auto"/>
        <w:jc w:val="both"/>
        <w:rPr>
          <w:lang w:eastAsia="pt-BR"/>
        </w:rPr>
      </w:pPr>
    </w:p>
    <w:p w:rsidR="00E55D38" w:rsidRDefault="00E55D38" w:rsidP="00F81B53">
      <w:pPr>
        <w:pStyle w:val="Ttulo1"/>
        <w:spacing w:line="360" w:lineRule="auto"/>
        <w:jc w:val="both"/>
        <w:rPr>
          <w:rFonts w:ascii="Arial" w:hAnsi="Arial" w:cs="Arial"/>
          <w:color w:val="000000"/>
          <w:sz w:val="24"/>
          <w:szCs w:val="24"/>
          <w:lang w:eastAsia="pt-BR"/>
        </w:rPr>
      </w:pPr>
    </w:p>
    <w:p w:rsidR="00E55D38" w:rsidRDefault="00E55D38" w:rsidP="00F81B53">
      <w:pPr>
        <w:pStyle w:val="Ttulo1"/>
        <w:spacing w:line="360" w:lineRule="auto"/>
        <w:jc w:val="both"/>
        <w:rPr>
          <w:rFonts w:ascii="Arial" w:hAnsi="Arial" w:cs="Arial"/>
          <w:color w:val="000000"/>
          <w:sz w:val="24"/>
          <w:szCs w:val="24"/>
          <w:lang w:eastAsia="pt-BR"/>
        </w:rPr>
      </w:pPr>
    </w:p>
    <w:p w:rsidR="00E55D38" w:rsidRDefault="00E55D38" w:rsidP="00E55D38">
      <w:pPr>
        <w:rPr>
          <w:lang w:eastAsia="pt-BR"/>
        </w:rPr>
      </w:pPr>
    </w:p>
    <w:p w:rsidR="00E55D38" w:rsidRPr="00E55D38" w:rsidRDefault="00E55D38" w:rsidP="00E55D38">
      <w:pPr>
        <w:rPr>
          <w:lang w:eastAsia="pt-BR"/>
        </w:rPr>
      </w:pPr>
    </w:p>
    <w:p w:rsidR="0009147F" w:rsidRDefault="0009147F" w:rsidP="00F81B53">
      <w:pPr>
        <w:pStyle w:val="Ttulo1"/>
        <w:spacing w:line="360" w:lineRule="auto"/>
        <w:jc w:val="both"/>
        <w:rPr>
          <w:rFonts w:ascii="Arial" w:hAnsi="Arial" w:cs="Arial"/>
          <w:color w:val="000000"/>
          <w:sz w:val="24"/>
          <w:szCs w:val="24"/>
          <w:lang w:eastAsia="pt-BR"/>
        </w:rPr>
      </w:pPr>
      <w:proofErr w:type="gramStart"/>
      <w:r>
        <w:rPr>
          <w:rFonts w:ascii="Arial" w:hAnsi="Arial" w:cs="Arial"/>
          <w:color w:val="000000"/>
          <w:sz w:val="24"/>
          <w:szCs w:val="24"/>
          <w:lang w:eastAsia="pt-BR"/>
        </w:rPr>
        <w:t>2</w:t>
      </w:r>
      <w:r>
        <w:rPr>
          <w:rFonts w:ascii="Arial" w:hAnsi="Arial" w:cs="Arial"/>
          <w:color w:val="000000"/>
          <w:sz w:val="24"/>
          <w:szCs w:val="24"/>
          <w:lang w:eastAsia="pt-BR"/>
        </w:rPr>
        <w:tab/>
      </w:r>
      <w:bookmarkStart w:id="54" w:name="_Toc466010545"/>
      <w:bookmarkStart w:id="55" w:name="_Toc466021395"/>
      <w:r>
        <w:rPr>
          <w:rFonts w:ascii="Arial" w:hAnsi="Arial" w:cs="Arial"/>
          <w:color w:val="000000"/>
          <w:sz w:val="24"/>
          <w:szCs w:val="24"/>
          <w:lang w:eastAsia="pt-BR"/>
        </w:rPr>
        <w:t>FUNDAMENTAÇÃO</w:t>
      </w:r>
      <w:proofErr w:type="gramEnd"/>
      <w:r>
        <w:rPr>
          <w:rFonts w:ascii="Arial" w:hAnsi="Arial" w:cs="Arial"/>
          <w:color w:val="000000"/>
          <w:sz w:val="24"/>
          <w:szCs w:val="24"/>
          <w:lang w:eastAsia="pt-BR"/>
        </w:rPr>
        <w:t xml:space="preserve"> TEÓRICA</w:t>
      </w:r>
      <w:bookmarkEnd w:id="54"/>
      <w:bookmarkEnd w:id="55"/>
    </w:p>
    <w:p w:rsidR="00A75212" w:rsidRDefault="00A75212" w:rsidP="00A75212">
      <w:pPr>
        <w:rPr>
          <w:lang w:eastAsia="pt-BR"/>
        </w:rPr>
      </w:pPr>
    </w:p>
    <w:p w:rsidR="00A75212" w:rsidRDefault="00A75212" w:rsidP="00A75212">
      <w:pPr>
        <w:spacing w:line="360" w:lineRule="auto"/>
        <w:ind w:firstLine="708"/>
        <w:jc w:val="both"/>
        <w:rPr>
          <w:rFonts w:ascii="Arial" w:hAnsi="Arial" w:cs="Arial"/>
          <w:sz w:val="24"/>
          <w:szCs w:val="24"/>
        </w:rPr>
      </w:pPr>
      <w:r>
        <w:rPr>
          <w:rFonts w:ascii="Arial" w:hAnsi="Arial" w:cs="Arial"/>
          <w:sz w:val="24"/>
          <w:szCs w:val="24"/>
          <w:lang w:eastAsia="pt-BR"/>
        </w:rPr>
        <w:t>N</w:t>
      </w:r>
      <w:r w:rsidR="00E55D38">
        <w:rPr>
          <w:rFonts w:ascii="Arial" w:hAnsi="Arial" w:cs="Arial"/>
          <w:sz w:val="24"/>
          <w:szCs w:val="24"/>
          <w:lang w:eastAsia="pt-BR"/>
        </w:rPr>
        <w:t xml:space="preserve">este capítulo </w:t>
      </w:r>
      <w:r>
        <w:rPr>
          <w:rFonts w:ascii="Arial" w:hAnsi="Arial" w:cs="Arial"/>
          <w:sz w:val="24"/>
          <w:szCs w:val="24"/>
          <w:lang w:eastAsia="pt-BR"/>
        </w:rPr>
        <w:t>ser</w:t>
      </w:r>
      <w:r w:rsidR="00E55D38">
        <w:rPr>
          <w:rFonts w:ascii="Arial" w:hAnsi="Arial" w:cs="Arial"/>
          <w:sz w:val="24"/>
          <w:szCs w:val="24"/>
          <w:lang w:eastAsia="pt-BR"/>
        </w:rPr>
        <w:t>ão</w:t>
      </w:r>
      <w:r>
        <w:rPr>
          <w:rFonts w:ascii="Arial" w:hAnsi="Arial" w:cs="Arial"/>
          <w:sz w:val="24"/>
          <w:szCs w:val="24"/>
          <w:lang w:eastAsia="pt-BR"/>
        </w:rPr>
        <w:t xml:space="preserve"> abordado</w:t>
      </w:r>
      <w:r w:rsidR="00E55D38">
        <w:rPr>
          <w:rFonts w:ascii="Arial" w:hAnsi="Arial" w:cs="Arial"/>
          <w:sz w:val="24"/>
          <w:szCs w:val="24"/>
          <w:lang w:eastAsia="pt-BR"/>
        </w:rPr>
        <w:t>s</w:t>
      </w:r>
      <w:r>
        <w:rPr>
          <w:rFonts w:ascii="Arial" w:hAnsi="Arial" w:cs="Arial"/>
          <w:sz w:val="24"/>
          <w:szCs w:val="24"/>
          <w:lang w:eastAsia="pt-BR"/>
        </w:rPr>
        <w:t xml:space="preserve"> os conhecimentos sobre os componentes utilizados para a elaboração do Protótipo</w:t>
      </w:r>
      <w:r>
        <w:rPr>
          <w:rFonts w:ascii="Arial" w:hAnsi="Arial" w:cs="Arial"/>
          <w:sz w:val="24"/>
          <w:szCs w:val="24"/>
        </w:rPr>
        <w:t>.</w:t>
      </w:r>
    </w:p>
    <w:p w:rsidR="00E55D38" w:rsidRDefault="00E55D38" w:rsidP="003E51FE">
      <w:pPr>
        <w:pStyle w:val="Ttulo2"/>
        <w:spacing w:line="360" w:lineRule="auto"/>
        <w:jc w:val="both"/>
        <w:rPr>
          <w:rFonts w:ascii="Arial" w:hAnsi="Arial" w:cs="Arial"/>
          <w:color w:val="auto"/>
          <w:sz w:val="24"/>
          <w:szCs w:val="24"/>
          <w:lang w:eastAsia="pt-BR"/>
        </w:rPr>
      </w:pPr>
      <w:bookmarkStart w:id="56" w:name="_Toc463899393"/>
      <w:bookmarkStart w:id="57" w:name="_Toc466010546"/>
      <w:bookmarkStart w:id="58" w:name="_Toc466021396"/>
    </w:p>
    <w:p w:rsidR="0009147F" w:rsidRPr="00311CBC" w:rsidRDefault="0009147F" w:rsidP="003E51FE">
      <w:pPr>
        <w:pStyle w:val="Ttulo2"/>
        <w:spacing w:line="360" w:lineRule="auto"/>
        <w:jc w:val="both"/>
        <w:rPr>
          <w:rFonts w:ascii="Arial" w:hAnsi="Arial" w:cs="Arial"/>
          <w:color w:val="auto"/>
          <w:sz w:val="24"/>
          <w:szCs w:val="24"/>
          <w:lang w:eastAsia="pt-BR"/>
        </w:rPr>
      </w:pPr>
      <w:proofErr w:type="gramStart"/>
      <w:r w:rsidRPr="00311CBC">
        <w:rPr>
          <w:rFonts w:ascii="Arial" w:hAnsi="Arial" w:cs="Arial"/>
          <w:color w:val="auto"/>
          <w:sz w:val="24"/>
          <w:szCs w:val="24"/>
          <w:lang w:eastAsia="pt-BR"/>
        </w:rPr>
        <w:t>2.1</w:t>
      </w:r>
      <w:r w:rsidRPr="00311CBC">
        <w:rPr>
          <w:rFonts w:ascii="Arial" w:hAnsi="Arial" w:cs="Arial"/>
          <w:color w:val="auto"/>
          <w:sz w:val="24"/>
          <w:szCs w:val="24"/>
          <w:lang w:eastAsia="pt-BR"/>
        </w:rPr>
        <w:tab/>
        <w:t>Mercado</w:t>
      </w:r>
      <w:proofErr w:type="gramEnd"/>
      <w:r w:rsidRPr="00311CBC">
        <w:rPr>
          <w:rFonts w:ascii="Arial" w:hAnsi="Arial" w:cs="Arial"/>
          <w:color w:val="auto"/>
          <w:sz w:val="24"/>
          <w:szCs w:val="24"/>
          <w:lang w:eastAsia="pt-BR"/>
        </w:rPr>
        <w:t xml:space="preserve"> de Automação Residencial</w:t>
      </w:r>
      <w:bookmarkEnd w:id="56"/>
      <w:bookmarkEnd w:id="57"/>
      <w:bookmarkEnd w:id="58"/>
    </w:p>
    <w:p w:rsidR="0009147F" w:rsidRPr="00273E67" w:rsidRDefault="0009147F" w:rsidP="003E51FE">
      <w:pPr>
        <w:spacing w:line="360" w:lineRule="auto"/>
        <w:rPr>
          <w:lang w:eastAsia="pt-BR"/>
        </w:rPr>
      </w:pPr>
    </w:p>
    <w:p w:rsidR="0009147F" w:rsidRDefault="0009147F" w:rsidP="00273E67">
      <w:pPr>
        <w:spacing w:line="360" w:lineRule="auto"/>
        <w:ind w:firstLine="708"/>
        <w:jc w:val="both"/>
        <w:rPr>
          <w:rFonts w:ascii="Arial" w:hAnsi="Arial" w:cs="Arial"/>
          <w:sz w:val="24"/>
          <w:szCs w:val="24"/>
        </w:rPr>
      </w:pPr>
      <w:r>
        <w:rPr>
          <w:rFonts w:ascii="Arial" w:hAnsi="Arial" w:cs="Arial"/>
          <w:sz w:val="24"/>
          <w:szCs w:val="24"/>
        </w:rPr>
        <w:t xml:space="preserve">Nos anos </w:t>
      </w:r>
      <w:smartTag w:uri="urn:schemas-microsoft-com:office:smarttags" w:element="metricconverter">
        <w:smartTagPr>
          <w:attr w:name="ProductID" w:val="80, a"/>
        </w:smartTagPr>
        <w:r>
          <w:rPr>
            <w:rFonts w:ascii="Arial" w:hAnsi="Arial" w:cs="Arial"/>
            <w:sz w:val="24"/>
            <w:szCs w:val="24"/>
          </w:rPr>
          <w:t>80, a</w:t>
        </w:r>
      </w:smartTag>
      <w:r>
        <w:rPr>
          <w:rFonts w:ascii="Arial" w:hAnsi="Arial" w:cs="Arial"/>
          <w:sz w:val="24"/>
          <w:szCs w:val="24"/>
        </w:rPr>
        <w:t xml:space="preserve"> visão de futuro seria como, por exemplo, a Família dos Jetsons, uma família vivendo no século 21, onde existiam carros voadores, empregados domésticos</w:t>
      </w:r>
      <w:ins w:id="59" w:author="Adam" w:date="2016-11-28T16:58:00Z">
        <w:r w:rsidR="008E4A7D">
          <w:rPr>
            <w:rFonts w:ascii="Arial" w:hAnsi="Arial" w:cs="Arial"/>
            <w:sz w:val="24"/>
            <w:szCs w:val="24"/>
          </w:rPr>
          <w:t xml:space="preserve"> </w:t>
        </w:r>
      </w:ins>
      <w:r>
        <w:rPr>
          <w:rFonts w:ascii="Arial" w:hAnsi="Arial" w:cs="Arial"/>
          <w:sz w:val="24"/>
          <w:szCs w:val="24"/>
        </w:rPr>
        <w:t>robôs, algo que estava bem distante de nossa realidade, mas hoje em dia todo mundo já ouviu falar em Automação Residencial, e ela cada vez mais vem ganhando mercado.</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bookmarkStart w:id="60"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 </w:t>
      </w:r>
      <w:r w:rsidRPr="00BA5D45">
        <w:rPr>
          <w:rFonts w:ascii="Arial" w:hAnsi="Arial" w:cs="Arial"/>
          <w:highlight w:val="yellow"/>
        </w:rPr>
        <w:t>[1]</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410077">
      <w:pPr>
        <w:spacing w:line="360" w:lineRule="auto"/>
        <w:ind w:firstLine="708"/>
        <w:jc w:val="both"/>
        <w:rPr>
          <w:rFonts w:ascii="Arial" w:hAnsi="Arial" w:cs="Arial"/>
          <w:sz w:val="24"/>
          <w:szCs w:val="24"/>
        </w:rPr>
      </w:pPr>
      <w:r>
        <w:rPr>
          <w:rFonts w:ascii="Arial" w:hAnsi="Arial" w:cs="Arial"/>
          <w:sz w:val="24"/>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ascii="Arial" w:hAnsi="Arial" w:cs="Arial"/>
          <w:sz w:val="24"/>
          <w:szCs w:val="24"/>
        </w:rPr>
        <w:t>Muratori (2014)</w:t>
      </w:r>
      <w:r w:rsidRPr="00BA5D45">
        <w:rPr>
          <w:rFonts w:ascii="Arial" w:hAnsi="Arial"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jc w:val="both"/>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jc w:val="both"/>
        <w:rPr>
          <w:rFonts w:ascii="Arial" w:hAnsi="Arial" w:cs="Arial"/>
          <w:sz w:val="20"/>
          <w:szCs w:val="20"/>
        </w:rPr>
      </w:pPr>
      <w:r w:rsidRPr="001C11FB">
        <w:rPr>
          <w:rFonts w:ascii="Arial" w:hAnsi="Arial" w:cs="Arial"/>
          <w:sz w:val="20"/>
          <w:szCs w:val="20"/>
        </w:rPr>
        <w:t xml:space="preserve">O Brasil teria hoje pelo menos 1,8 milhões de residências com potencial para utilizar sistemas automatizados. No entanto este número é de, no máximo, 300 mil neste final de 2013. Ou seja, já temos um déficit de pelo </w:t>
      </w:r>
      <w:r w:rsidRPr="001C11FB">
        <w:rPr>
          <w:rFonts w:ascii="Arial" w:hAnsi="Arial" w:cs="Arial"/>
          <w:sz w:val="20"/>
          <w:szCs w:val="20"/>
        </w:rPr>
        <w:lastRenderedPageBreak/>
        <w:t>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jc w:val="both"/>
        <w:rPr>
          <w:rFonts w:ascii="Arial" w:hAnsi="Arial" w:cs="Arial"/>
        </w:rPr>
      </w:pPr>
      <w:r w:rsidRPr="00D7387E">
        <w:rPr>
          <w:rFonts w:ascii="Arial" w:hAnsi="Arial" w:cs="Arial"/>
        </w:rPr>
        <w:tab/>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jc w:val="both"/>
        <w:rPr>
          <w:rFonts w:ascii="Arial" w:hAnsi="Arial" w:cs="Arial"/>
          <w:color w:val="666666"/>
        </w:rPr>
      </w:pPr>
    </w:p>
    <w:p w:rsidR="0009147F" w:rsidRPr="00311CBC" w:rsidRDefault="0009147F" w:rsidP="00F81B53">
      <w:pPr>
        <w:pStyle w:val="Ttulo2"/>
        <w:spacing w:line="360" w:lineRule="auto"/>
        <w:jc w:val="both"/>
        <w:rPr>
          <w:rFonts w:ascii="Arial" w:hAnsi="Arial" w:cs="Arial"/>
          <w:color w:val="auto"/>
          <w:sz w:val="24"/>
          <w:szCs w:val="24"/>
          <w:lang w:eastAsia="pt-BR"/>
        </w:rPr>
      </w:pPr>
      <w:bookmarkStart w:id="61" w:name="_Toc466010547"/>
      <w:bookmarkStart w:id="62" w:name="_Toc466021397"/>
      <w:r w:rsidRPr="00311CBC">
        <w:rPr>
          <w:rFonts w:ascii="Arial" w:hAnsi="Arial" w:cs="Arial"/>
          <w:color w:val="auto"/>
          <w:sz w:val="24"/>
          <w:szCs w:val="24"/>
          <w:lang w:eastAsia="pt-BR"/>
        </w:rPr>
        <w:t>2.2</w:t>
      </w:r>
      <w:r w:rsidRPr="00311CBC">
        <w:rPr>
          <w:rFonts w:ascii="Arial" w:hAnsi="Arial" w:cs="Arial"/>
          <w:color w:val="auto"/>
          <w:sz w:val="24"/>
          <w:szCs w:val="24"/>
          <w:lang w:eastAsia="pt-BR"/>
        </w:rPr>
        <w:tab/>
        <w:t>Portadores de Necessidades Especiais e Idosos</w:t>
      </w:r>
      <w:bookmarkEnd w:id="60"/>
      <w:bookmarkEnd w:id="61"/>
      <w:bookmarkEnd w:id="62"/>
    </w:p>
    <w:p w:rsidR="0009147F" w:rsidRPr="00E10F60" w:rsidRDefault="0009147F" w:rsidP="00E10F60">
      <w:pPr>
        <w:rPr>
          <w:lang w:eastAsia="pt-BR"/>
        </w:rPr>
      </w:pPr>
    </w:p>
    <w:p w:rsidR="0009147F" w:rsidRDefault="0009147F" w:rsidP="006C0E90">
      <w:pPr>
        <w:spacing w:line="360" w:lineRule="auto"/>
        <w:ind w:firstLine="708"/>
        <w:jc w:val="both"/>
        <w:rPr>
          <w:rFonts w:ascii="Arial" w:hAnsi="Arial" w:cs="Arial"/>
          <w:sz w:val="24"/>
          <w:szCs w:val="24"/>
          <w:lang w:eastAsia="pt-BR"/>
        </w:rPr>
      </w:pPr>
      <w:bookmarkStart w:id="63" w:name="_Toc463899399"/>
      <w:r>
        <w:rPr>
          <w:rFonts w:ascii="Arial" w:hAnsi="Arial" w:cs="Arial"/>
          <w:sz w:val="24"/>
          <w:szCs w:val="24"/>
          <w:lang w:eastAsia="pt-BR"/>
        </w:rPr>
        <w:t>Deficiência Física é u</w:t>
      </w:r>
      <w:r w:rsidR="00E55D38">
        <w:rPr>
          <w:rFonts w:ascii="Arial" w:hAnsi="Arial" w:cs="Arial"/>
          <w:sz w:val="24"/>
          <w:szCs w:val="24"/>
          <w:lang w:eastAsia="pt-BR"/>
        </w:rPr>
        <w:t>ma alteração no corpo, que pode</w:t>
      </w:r>
      <w:r>
        <w:rPr>
          <w:rFonts w:ascii="Arial" w:hAnsi="Arial" w:cs="Arial"/>
          <w:sz w:val="24"/>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spacing w:line="360" w:lineRule="auto"/>
        <w:ind w:firstLine="708"/>
        <w:jc w:val="both"/>
        <w:rPr>
          <w:rFonts w:ascii="Arial" w:hAnsi="Arial" w:cs="Arial"/>
          <w:sz w:val="24"/>
          <w:szCs w:val="24"/>
          <w:lang w:eastAsia="pt-BR"/>
        </w:rPr>
      </w:pPr>
      <w:r w:rsidRPr="00D00BDF">
        <w:rPr>
          <w:rFonts w:ascii="Arial" w:hAnsi="Arial" w:cs="Arial"/>
          <w:sz w:val="24"/>
          <w:szCs w:val="24"/>
          <w:lang w:eastAsia="pt-BR"/>
        </w:rPr>
        <w:t>Segundo dados do IBGE(2015)</w:t>
      </w:r>
      <w:r>
        <w:rPr>
          <w:rFonts w:ascii="Arial" w:hAnsi="Arial" w:cs="Arial"/>
          <w:sz w:val="24"/>
          <w:szCs w:val="24"/>
          <w:lang w:eastAsia="pt-BR"/>
        </w:rPr>
        <w:t xml:space="preserve">: </w:t>
      </w:r>
      <w:r w:rsidRPr="006F18B4">
        <w:rPr>
          <w:rFonts w:ascii="Arial" w:hAnsi="Arial" w:cs="Arial"/>
          <w:highlight w:val="yellow"/>
        </w:rPr>
        <w:t>[4]</w:t>
      </w:r>
      <w:r w:rsidRPr="00D00BDF">
        <w:rPr>
          <w:rFonts w:ascii="Arial" w:hAnsi="Arial" w:cs="Arial"/>
          <w:sz w:val="24"/>
          <w:szCs w:val="24"/>
          <w:lang w:eastAsia="pt-BR"/>
        </w:rPr>
        <w:t xml:space="preserve">6,2% da população brasileira têm algum tipo de deficiência, </w:t>
      </w:r>
      <w:r>
        <w:rPr>
          <w:rFonts w:ascii="Arial" w:hAnsi="Arial" w:cs="Arial"/>
          <w:sz w:val="24"/>
          <w:szCs w:val="24"/>
          <w:lang w:eastAsia="pt-BR"/>
        </w:rPr>
        <w:t xml:space="preserve">e ainda </w:t>
      </w:r>
      <w:r w:rsidR="00E55D38">
        <w:rPr>
          <w:rFonts w:ascii="Arial" w:hAnsi="Arial" w:cs="Arial"/>
          <w:sz w:val="24"/>
          <w:szCs w:val="24"/>
          <w:lang w:eastAsia="pt-BR"/>
        </w:rPr>
        <w:t>1,3% da população tê</w:t>
      </w:r>
      <w:r w:rsidRPr="00D00BDF">
        <w:rPr>
          <w:rFonts w:ascii="Arial" w:hAnsi="Arial" w:cs="Arial"/>
          <w:sz w:val="24"/>
          <w:szCs w:val="24"/>
          <w:lang w:eastAsia="pt-BR"/>
        </w:rPr>
        <w:t>m algum tipo de deficiência física e quase a metade deste total (46,8%) têm grau intenso ou muito intenso de limitações.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sz w:val="24"/>
          <w:szCs w:val="24"/>
          <w:lang w:eastAsia="pt-BR"/>
        </w:rPr>
        <w:t xml:space="preserve">O Comitê Brasileiro de Acessibilidade desenvolveu a NBR 9050/2015 </w:t>
      </w:r>
      <w:r w:rsidRPr="006F18B4">
        <w:rPr>
          <w:rFonts w:ascii="Arial" w:hAnsi="Arial" w:cs="Arial"/>
          <w:highlight w:val="yellow"/>
        </w:rPr>
        <w:t>[</w:t>
      </w:r>
      <w:r>
        <w:rPr>
          <w:rFonts w:ascii="Arial" w:hAnsi="Arial" w:cs="Arial"/>
          <w:highlight w:val="yellow"/>
        </w:rPr>
        <w:t>5</w:t>
      </w:r>
      <w:r w:rsidRPr="006F18B4">
        <w:rPr>
          <w:rFonts w:ascii="Arial" w:hAnsi="Arial" w:cs="Arial"/>
          <w:highlight w:val="yellow"/>
        </w:rPr>
        <w:t>]</w:t>
      </w:r>
      <w:r>
        <w:rPr>
          <w:rFonts w:ascii="Arial" w:hAnsi="Arial" w:cs="Arial"/>
          <w:sz w:val="24"/>
          <w:szCs w:val="24"/>
          <w:lang w:eastAsia="pt-BR"/>
        </w:rPr>
        <w:t xml:space="preserve">, que determina </w:t>
      </w:r>
      <w:r w:rsidRPr="00B14748">
        <w:rPr>
          <w:rFonts w:ascii="Arial" w:hAnsi="Arial" w:cs="Arial"/>
          <w:color w:val="000000"/>
          <w:sz w:val="24"/>
          <w:szCs w:val="24"/>
          <w:lang w:eastAsia="pt-BR"/>
        </w:rPr>
        <w:t>a aplicação de parâmetros técnicos a serem seguidos na construção de edifícios e equipamentos urbanos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entre outros</w:t>
      </w:r>
      <w:r>
        <w:rPr>
          <w:rFonts w:ascii="Arial" w:hAnsi="Arial" w:cs="Arial"/>
          <w:color w:val="000000"/>
          <w:sz w:val="24"/>
          <w:szCs w:val="24"/>
          <w:lang w:eastAsia="pt-BR"/>
        </w:rPr>
        <w:t>. Apesar disso, b</w:t>
      </w:r>
      <w:r w:rsidRPr="00B14748">
        <w:rPr>
          <w:rFonts w:ascii="Arial" w:hAnsi="Arial" w:cs="Arial"/>
          <w:color w:val="000000"/>
          <w:sz w:val="24"/>
          <w:szCs w:val="24"/>
          <w:lang w:eastAsia="pt-BR"/>
        </w:rPr>
        <w:t xml:space="preserve">asta </w:t>
      </w:r>
      <w:r>
        <w:rPr>
          <w:rFonts w:ascii="Arial" w:hAnsi="Arial" w:cs="Arial"/>
          <w:color w:val="000000"/>
          <w:sz w:val="24"/>
          <w:szCs w:val="24"/>
          <w:lang w:eastAsia="pt-BR"/>
        </w:rPr>
        <w:t>olharmos</w:t>
      </w:r>
      <w:r w:rsidRPr="00B14748">
        <w:rPr>
          <w:rFonts w:ascii="Arial" w:hAnsi="Arial" w:cs="Arial"/>
          <w:color w:val="000000"/>
          <w:sz w:val="24"/>
          <w:szCs w:val="24"/>
          <w:lang w:eastAsia="pt-BR"/>
        </w:rPr>
        <w:t xml:space="preserve"> em volta e </w:t>
      </w:r>
      <w:r>
        <w:rPr>
          <w:rFonts w:ascii="Arial" w:hAnsi="Arial" w:cs="Arial"/>
          <w:color w:val="000000"/>
          <w:sz w:val="24"/>
          <w:szCs w:val="24"/>
          <w:lang w:eastAsia="pt-BR"/>
        </w:rPr>
        <w:t>observar</w:t>
      </w:r>
      <w:r w:rsidRPr="00B14748">
        <w:rPr>
          <w:rFonts w:ascii="Arial" w:hAnsi="Arial" w:cs="Arial"/>
          <w:color w:val="000000"/>
          <w:sz w:val="24"/>
          <w:szCs w:val="24"/>
          <w:lang w:eastAsia="pt-BR"/>
        </w:rPr>
        <w:t xml:space="preserve"> que ainda tem</w:t>
      </w:r>
      <w:r>
        <w:rPr>
          <w:rFonts w:ascii="Arial" w:hAnsi="Arial" w:cs="Arial"/>
          <w:color w:val="000000"/>
          <w:sz w:val="24"/>
          <w:szCs w:val="24"/>
          <w:lang w:eastAsia="pt-BR"/>
        </w:rPr>
        <w:t>os</w:t>
      </w:r>
      <w:r w:rsidRPr="00B14748">
        <w:rPr>
          <w:rFonts w:ascii="Arial" w:hAnsi="Arial" w:cs="Arial"/>
          <w:color w:val="000000"/>
          <w:sz w:val="24"/>
          <w:szCs w:val="24"/>
          <w:lang w:eastAsia="pt-BR"/>
        </w:rPr>
        <w:t xml:space="preserve"> muito a melhorar, hoje em dia é fácil localizar calçadas em </w:t>
      </w:r>
      <w:r>
        <w:rPr>
          <w:rFonts w:ascii="Arial" w:hAnsi="Arial" w:cs="Arial"/>
          <w:color w:val="000000"/>
          <w:sz w:val="24"/>
          <w:szCs w:val="24"/>
          <w:lang w:eastAsia="pt-BR"/>
        </w:rPr>
        <w:t>péssimo</w:t>
      </w:r>
      <w:r w:rsidRPr="00B14748">
        <w:rPr>
          <w:rFonts w:ascii="Arial" w:hAnsi="Arial" w:cs="Arial"/>
          <w:color w:val="000000"/>
          <w:sz w:val="24"/>
          <w:szCs w:val="24"/>
          <w:lang w:eastAsia="pt-BR"/>
        </w:rPr>
        <w:t xml:space="preserve"> estado de conservação, escassez de guia de rebaixamento de piso,</w:t>
      </w:r>
      <w:r>
        <w:rPr>
          <w:rFonts w:ascii="Arial" w:hAnsi="Arial" w:cs="Arial"/>
          <w:color w:val="000000"/>
          <w:sz w:val="24"/>
          <w:szCs w:val="24"/>
          <w:lang w:eastAsia="pt-BR"/>
        </w:rPr>
        <w:t xml:space="preserve"> comércios sem rampa de acesso,</w:t>
      </w:r>
      <w:r w:rsidRPr="00B14748">
        <w:rPr>
          <w:rFonts w:ascii="Arial" w:hAnsi="Arial" w:cs="Arial"/>
          <w:color w:val="000000"/>
          <w:sz w:val="24"/>
          <w:szCs w:val="24"/>
          <w:lang w:eastAsia="pt-BR"/>
        </w:rPr>
        <w:t xml:space="preserve"> sem banheiros adaptados. </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Outra dificuldade, </w:t>
      </w:r>
      <w:r w:rsidRPr="00B14748">
        <w:rPr>
          <w:rFonts w:ascii="Arial" w:hAnsi="Arial" w:cs="Arial"/>
          <w:color w:val="000000"/>
          <w:sz w:val="24"/>
          <w:szCs w:val="24"/>
          <w:lang w:eastAsia="pt-BR"/>
        </w:rPr>
        <w:t xml:space="preserve">não só para </w:t>
      </w:r>
      <w:r>
        <w:rPr>
          <w:rFonts w:ascii="Arial" w:hAnsi="Arial" w:cs="Arial"/>
          <w:color w:val="000000"/>
          <w:sz w:val="24"/>
          <w:szCs w:val="24"/>
          <w:lang w:eastAsia="pt-BR"/>
        </w:rPr>
        <w:t>os deficientes físicos</w:t>
      </w:r>
      <w:r w:rsidRPr="00B14748">
        <w:rPr>
          <w:rFonts w:ascii="Arial" w:hAnsi="Arial" w:cs="Arial"/>
          <w:color w:val="000000"/>
          <w:sz w:val="24"/>
          <w:szCs w:val="24"/>
          <w:lang w:eastAsia="pt-BR"/>
        </w:rPr>
        <w:t>, mas</w:t>
      </w:r>
      <w:r>
        <w:rPr>
          <w:rFonts w:ascii="Arial" w:hAnsi="Arial" w:cs="Arial"/>
          <w:color w:val="000000"/>
          <w:sz w:val="24"/>
          <w:szCs w:val="24"/>
          <w:lang w:eastAsia="pt-BR"/>
        </w:rPr>
        <w:t xml:space="preserve"> também para os portadores de necessidades especiais em geral,</w:t>
      </w:r>
      <w:ins w:id="64" w:author="Adam" w:date="2016-11-28T16:58:00Z">
        <w:r w:rsidR="008E4A7D">
          <w:rPr>
            <w:rFonts w:ascii="Arial" w:hAnsi="Arial" w:cs="Arial"/>
            <w:color w:val="000000"/>
            <w:sz w:val="24"/>
            <w:szCs w:val="24"/>
            <w:lang w:eastAsia="pt-BR"/>
          </w:rPr>
          <w:t xml:space="preserve"> </w:t>
        </w:r>
      </w:ins>
      <w:r>
        <w:rPr>
          <w:rFonts w:ascii="Arial" w:hAnsi="Arial" w:cs="Arial"/>
          <w:color w:val="000000"/>
          <w:sz w:val="24"/>
          <w:szCs w:val="24"/>
          <w:lang w:eastAsia="pt-BR"/>
        </w:rPr>
        <w:t>é a falta de</w:t>
      </w:r>
      <w:r w:rsidRPr="00B14748">
        <w:rPr>
          <w:rFonts w:ascii="Arial" w:hAnsi="Arial" w:cs="Arial"/>
          <w:color w:val="000000"/>
          <w:sz w:val="24"/>
          <w:szCs w:val="24"/>
          <w:lang w:eastAsia="pt-BR"/>
        </w:rPr>
        <w:t xml:space="preserve"> oportunidade de </w:t>
      </w:r>
      <w:r>
        <w:rPr>
          <w:rFonts w:ascii="Arial" w:hAnsi="Arial" w:cs="Arial"/>
          <w:color w:val="000000"/>
          <w:sz w:val="24"/>
          <w:szCs w:val="24"/>
          <w:lang w:eastAsia="pt-BR"/>
        </w:rPr>
        <w:t>entrar e permanecer no mercado de trabalho, atualmente a Lei Nº 8.213, de 24 de Julho de 1991, em seu art.</w:t>
      </w:r>
      <w:proofErr w:type="gramStart"/>
      <w:r>
        <w:rPr>
          <w:rFonts w:ascii="Arial" w:hAnsi="Arial" w:cs="Arial"/>
          <w:color w:val="000000"/>
          <w:sz w:val="24"/>
          <w:szCs w:val="24"/>
          <w:lang w:eastAsia="pt-BR"/>
        </w:rPr>
        <w:t>93,</w:t>
      </w:r>
      <w:r w:rsidRPr="006F18B4">
        <w:rPr>
          <w:rFonts w:ascii="Arial" w:hAnsi="Arial" w:cs="Arial"/>
          <w:highlight w:val="yellow"/>
        </w:rPr>
        <w:t>[</w:t>
      </w:r>
      <w:proofErr w:type="gramEnd"/>
      <w:r>
        <w:rPr>
          <w:rFonts w:ascii="Arial" w:hAnsi="Arial" w:cs="Arial"/>
          <w:highlight w:val="yellow"/>
        </w:rPr>
        <w:t>6</w:t>
      </w:r>
      <w:r w:rsidRPr="006F18B4">
        <w:rPr>
          <w:rFonts w:ascii="Arial" w:hAnsi="Arial" w:cs="Arial"/>
          <w:highlight w:val="yellow"/>
        </w:rPr>
        <w:t>]</w:t>
      </w:r>
      <w:r>
        <w:rPr>
          <w:rFonts w:ascii="Arial" w:hAnsi="Arial" w:cs="Arial"/>
          <w:sz w:val="24"/>
          <w:szCs w:val="24"/>
          <w:lang w:eastAsia="pt-BR"/>
        </w:rPr>
        <w:t xml:space="preserve">, </w:t>
      </w:r>
      <w:r w:rsidRPr="00B14748">
        <w:rPr>
          <w:rFonts w:ascii="Arial" w:hAnsi="Arial" w:cs="Arial"/>
          <w:color w:val="000000"/>
          <w:sz w:val="24"/>
          <w:szCs w:val="24"/>
          <w:lang w:eastAsia="pt-BR"/>
        </w:rPr>
        <w:t xml:space="preserve">assegura </w:t>
      </w:r>
      <w:r>
        <w:rPr>
          <w:rFonts w:ascii="Arial" w:hAnsi="Arial" w:cs="Arial"/>
          <w:color w:val="000000"/>
          <w:sz w:val="24"/>
          <w:szCs w:val="24"/>
          <w:lang w:eastAsia="pt-BR"/>
        </w:rPr>
        <w:t>a</w:t>
      </w:r>
      <w:r w:rsidRPr="00B14748">
        <w:rPr>
          <w:rFonts w:ascii="Arial" w:hAnsi="Arial" w:cs="Arial"/>
          <w:color w:val="000000"/>
          <w:sz w:val="24"/>
          <w:szCs w:val="24"/>
          <w:lang w:eastAsia="pt-BR"/>
        </w:rPr>
        <w:t xml:space="preserve">o deficiente ter </w:t>
      </w:r>
      <w:r>
        <w:rPr>
          <w:rFonts w:ascii="Arial" w:hAnsi="Arial" w:cs="Arial"/>
          <w:color w:val="000000"/>
          <w:sz w:val="24"/>
          <w:szCs w:val="24"/>
          <w:lang w:eastAsia="pt-BR"/>
        </w:rPr>
        <w:t xml:space="preserve">a </w:t>
      </w:r>
      <w:r w:rsidRPr="00B14748">
        <w:rPr>
          <w:rFonts w:ascii="Arial" w:hAnsi="Arial" w:cs="Arial"/>
          <w:color w:val="000000"/>
          <w:sz w:val="24"/>
          <w:szCs w:val="24"/>
          <w:lang w:eastAsia="pt-BR"/>
        </w:rPr>
        <w:t>oportunidade de trabalho em qualquer empresa</w:t>
      </w:r>
      <w:r>
        <w:rPr>
          <w:rFonts w:ascii="Arial" w:hAnsi="Arial" w:cs="Arial"/>
          <w:color w:val="000000"/>
          <w:sz w:val="24"/>
          <w:szCs w:val="24"/>
          <w:lang w:eastAsia="pt-BR"/>
        </w:rPr>
        <w:t>, para se adequar a essa determinação é necessário que se tenha um número de portadores de necessidades especiais,</w:t>
      </w:r>
      <w:r w:rsidRPr="00B14748">
        <w:rPr>
          <w:rFonts w:ascii="Arial" w:hAnsi="Arial" w:cs="Arial"/>
          <w:color w:val="000000"/>
          <w:sz w:val="24"/>
          <w:szCs w:val="24"/>
          <w:lang w:eastAsia="pt-BR"/>
        </w:rPr>
        <w:t xml:space="preserve"> dependendo do quadro de funcionários. </w:t>
      </w:r>
      <w:r>
        <w:rPr>
          <w:rFonts w:ascii="Arial" w:hAnsi="Arial" w:cs="Arial"/>
          <w:color w:val="000000"/>
          <w:sz w:val="24"/>
          <w:szCs w:val="24"/>
          <w:lang w:eastAsia="pt-BR"/>
        </w:rPr>
        <w:t>U</w:t>
      </w:r>
      <w:r w:rsidRPr="00B14748">
        <w:rPr>
          <w:rFonts w:ascii="Arial" w:hAnsi="Arial" w:cs="Arial"/>
          <w:color w:val="000000"/>
          <w:sz w:val="24"/>
          <w:szCs w:val="24"/>
          <w:lang w:eastAsia="pt-BR"/>
        </w:rPr>
        <w:t xml:space="preserve">ma pequena empresa que possui de </w:t>
      </w:r>
      <w:smartTag w:uri="urn:schemas-microsoft-com:office:smarttags" w:element="metricconverter">
        <w:smartTagPr>
          <w:attr w:name="ProductID" w:val="100 a"/>
        </w:smartTagPr>
        <w:r w:rsidRPr="00B14748">
          <w:rPr>
            <w:rFonts w:ascii="Arial" w:hAnsi="Arial" w:cs="Arial"/>
            <w:color w:val="000000"/>
            <w:sz w:val="24"/>
            <w:szCs w:val="24"/>
            <w:lang w:eastAsia="pt-BR"/>
          </w:rPr>
          <w:t>100 a</w:t>
        </w:r>
      </w:smartTag>
      <w:r w:rsidRPr="00B14748">
        <w:rPr>
          <w:rFonts w:ascii="Arial" w:hAnsi="Arial" w:cs="Arial"/>
          <w:color w:val="000000"/>
          <w:sz w:val="24"/>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ascii="Arial" w:hAnsi="Arial" w:cs="Arial"/>
            <w:color w:val="000000"/>
            <w:sz w:val="24"/>
            <w:szCs w:val="24"/>
            <w:lang w:eastAsia="pt-BR"/>
          </w:rPr>
          <w:t>201 a</w:t>
        </w:r>
      </w:smartTag>
      <w:r w:rsidRPr="00B14748">
        <w:rPr>
          <w:rFonts w:ascii="Arial" w:hAnsi="Arial" w:cs="Arial"/>
          <w:color w:val="000000"/>
          <w:sz w:val="24"/>
          <w:szCs w:val="24"/>
          <w:lang w:eastAsia="pt-BR"/>
        </w:rPr>
        <w:t xml:space="preserve"> 500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será de 3% do efetivo, se for o caso de uma empresa de porte médio</w:t>
      </w:r>
      <w:r>
        <w:rPr>
          <w:rFonts w:ascii="Arial" w:hAnsi="Arial" w:cs="Arial"/>
          <w:color w:val="000000"/>
          <w:sz w:val="24"/>
          <w:szCs w:val="24"/>
          <w:lang w:eastAsia="pt-BR"/>
        </w:rPr>
        <w:t>, na qual</w:t>
      </w:r>
      <w:r w:rsidRPr="00B14748">
        <w:rPr>
          <w:rFonts w:ascii="Arial" w:hAnsi="Arial" w:cs="Arial"/>
          <w:color w:val="000000"/>
          <w:sz w:val="24"/>
          <w:szCs w:val="24"/>
          <w:lang w:eastAsia="pt-BR"/>
        </w:rPr>
        <w:t xml:space="preserve"> possui </w:t>
      </w:r>
      <w:smartTag w:uri="urn:schemas-microsoft-com:office:smarttags" w:element="metricconverter">
        <w:smartTagPr>
          <w:attr w:name="ProductID" w:val="501 a"/>
        </w:smartTagPr>
        <w:r w:rsidRPr="00B14748">
          <w:rPr>
            <w:rFonts w:ascii="Arial" w:hAnsi="Arial" w:cs="Arial"/>
            <w:color w:val="000000"/>
            <w:sz w:val="24"/>
            <w:szCs w:val="24"/>
            <w:lang w:eastAsia="pt-BR"/>
          </w:rPr>
          <w:t>501 a</w:t>
        </w:r>
      </w:smartTag>
      <w:r w:rsidRPr="00B14748">
        <w:rPr>
          <w:rFonts w:ascii="Arial" w:hAnsi="Arial" w:cs="Arial"/>
          <w:color w:val="000000"/>
          <w:sz w:val="24"/>
          <w:szCs w:val="24"/>
          <w:lang w:eastAsia="pt-BR"/>
        </w:rPr>
        <w:t xml:space="preserve"> 1000 funcionários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a cota </w:t>
      </w:r>
      <w:r w:rsidRPr="00B14748">
        <w:rPr>
          <w:rFonts w:ascii="Arial" w:hAnsi="Arial" w:cs="Arial"/>
          <w:color w:val="000000"/>
          <w:sz w:val="24"/>
          <w:szCs w:val="24"/>
          <w:lang w:eastAsia="pt-BR"/>
        </w:rPr>
        <w:lastRenderedPageBreak/>
        <w:t>será de 4% do efetivo e no caso das grandes empresas</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que possui 1001 funcionários em diante terá uma cota de 5% do efetivo da empresa</w:t>
      </w:r>
      <w:r>
        <w:rPr>
          <w:rFonts w:ascii="Arial" w:hAnsi="Arial" w:cs="Arial"/>
          <w:color w:val="000000"/>
          <w:sz w:val="24"/>
          <w:szCs w:val="24"/>
          <w:lang w:eastAsia="pt-BR"/>
        </w:rPr>
        <w:t>.</w:t>
      </w:r>
    </w:p>
    <w:p w:rsidR="0009147F" w:rsidRPr="007C41C4" w:rsidRDefault="0009147F" w:rsidP="007C41C4">
      <w:pPr>
        <w:spacing w:line="360" w:lineRule="auto"/>
        <w:ind w:firstLine="708"/>
        <w:jc w:val="both"/>
        <w:rPr>
          <w:rFonts w:ascii="Arial" w:hAnsi="Arial" w:cs="Arial"/>
          <w:color w:val="FF0000"/>
          <w:sz w:val="24"/>
          <w:szCs w:val="24"/>
          <w:vertAlign w:val="superscript"/>
          <w:lang w:eastAsia="pt-BR"/>
        </w:rPr>
      </w:pPr>
      <w:r>
        <w:rPr>
          <w:rFonts w:ascii="Arial" w:hAnsi="Arial" w:cs="Arial"/>
          <w:sz w:val="24"/>
          <w:szCs w:val="24"/>
          <w:lang w:eastAsia="pt-BR"/>
        </w:rPr>
        <w:t>Em relação às pessoas com dificuldades de locomoção, de acordo com dados sobre o envelhecimento no Brasil, divulgados pelo IBGE (2011)</w:t>
      </w:r>
      <w:r>
        <w:rPr>
          <w:rFonts w:ascii="Arial" w:hAnsi="Arial" w:cs="Arial"/>
          <w:highlight w:val="yellow"/>
        </w:rPr>
        <w:t>[7</w:t>
      </w:r>
      <w:r w:rsidRPr="006B6ADC">
        <w:rPr>
          <w:rFonts w:ascii="Arial" w:hAnsi="Arial" w:cs="Arial"/>
          <w:highlight w:val="yellow"/>
        </w:rPr>
        <w:t>]</w:t>
      </w:r>
      <w:r>
        <w:rPr>
          <w:rFonts w:ascii="Arial" w:hAnsi="Arial" w:cs="Arial"/>
        </w:rPr>
        <w:t xml:space="preserve"> o</w:t>
      </w:r>
      <w:r>
        <w:rPr>
          <w:rFonts w:ascii="Arial" w:hAnsi="Arial" w:cs="Arial"/>
          <w:color w:val="000000"/>
          <w:sz w:val="24"/>
          <w:szCs w:val="24"/>
          <w:lang w:eastAsia="pt-BR"/>
        </w:rPr>
        <w:t>s idosos somam 23,5 milhões dos brasileiros, mais que o dobro do registrado em 1991, quando a faixa etária contabilizava 10,7 milhões de pessoas.</w:t>
      </w:r>
    </w:p>
    <w:p w:rsidR="0009147F" w:rsidRDefault="0009147F" w:rsidP="006C0E90">
      <w:pPr>
        <w:spacing w:line="360" w:lineRule="auto"/>
        <w:ind w:firstLine="708"/>
        <w:jc w:val="both"/>
        <w:rPr>
          <w:rFonts w:ascii="Arial" w:hAnsi="Arial" w:cs="Arial"/>
          <w:color w:val="000000"/>
          <w:sz w:val="24"/>
          <w:szCs w:val="24"/>
          <w:lang w:eastAsia="pt-BR"/>
        </w:rPr>
      </w:pPr>
      <w:r>
        <w:rPr>
          <w:rFonts w:ascii="Arial" w:hAnsi="Arial" w:cs="Arial"/>
          <w:color w:val="000000"/>
          <w:sz w:val="24"/>
          <w:szCs w:val="24"/>
          <w:lang w:eastAsia="pt-BR"/>
        </w:rPr>
        <w:t xml:space="preserve">Em sua residência, os deficientes físicos e idosos, </w:t>
      </w:r>
      <w:r w:rsidRPr="00B14748">
        <w:rPr>
          <w:rFonts w:ascii="Arial" w:hAnsi="Arial" w:cs="Arial"/>
          <w:color w:val="000000"/>
          <w:sz w:val="24"/>
          <w:szCs w:val="24"/>
          <w:lang w:eastAsia="pt-BR"/>
        </w:rPr>
        <w:t>encontra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muita dificuldade de locomoção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facilitar o acesso e a circulação em toda a residência </w:t>
      </w:r>
      <w:r>
        <w:rPr>
          <w:rFonts w:ascii="Arial" w:hAnsi="Arial" w:cs="Arial"/>
          <w:color w:val="000000"/>
          <w:sz w:val="24"/>
          <w:szCs w:val="24"/>
          <w:lang w:eastAsia="pt-BR"/>
        </w:rPr>
        <w:t>s</w:t>
      </w:r>
      <w:r w:rsidRPr="00B14748">
        <w:rPr>
          <w:rFonts w:ascii="Arial" w:hAnsi="Arial" w:cs="Arial"/>
          <w:color w:val="000000"/>
          <w:sz w:val="24"/>
          <w:szCs w:val="24"/>
          <w:lang w:eastAsia="pt-BR"/>
        </w:rPr>
        <w:t xml:space="preserve">em depender de outras pessoas é </w:t>
      </w:r>
      <w:r>
        <w:rPr>
          <w:rFonts w:ascii="Arial" w:hAnsi="Arial" w:cs="Arial"/>
          <w:color w:val="000000"/>
          <w:sz w:val="24"/>
          <w:szCs w:val="24"/>
          <w:lang w:eastAsia="pt-BR"/>
        </w:rPr>
        <w:t>necessário tomar algumas providê</w:t>
      </w:r>
      <w:r w:rsidRPr="00B14748">
        <w:rPr>
          <w:rFonts w:ascii="Arial" w:hAnsi="Arial" w:cs="Arial"/>
          <w:color w:val="000000"/>
          <w:sz w:val="24"/>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ascii="Arial" w:hAnsi="Arial" w:cs="Arial"/>
          <w:color w:val="000000"/>
          <w:sz w:val="24"/>
          <w:szCs w:val="24"/>
          <w:lang w:eastAsia="pt-BR"/>
        </w:rPr>
        <w:t>m</w:t>
      </w:r>
      <w:r w:rsidRPr="00B14748">
        <w:rPr>
          <w:rFonts w:ascii="Arial" w:hAnsi="Arial" w:cs="Arial"/>
          <w:color w:val="000000"/>
          <w:sz w:val="24"/>
          <w:szCs w:val="24"/>
          <w:lang w:eastAsia="pt-BR"/>
        </w:rPr>
        <w:t xml:space="preserve"> no caminho</w:t>
      </w:r>
      <w:r>
        <w:rPr>
          <w:rFonts w:ascii="Arial" w:hAnsi="Arial" w:cs="Arial"/>
          <w:color w:val="000000"/>
          <w:sz w:val="24"/>
          <w:szCs w:val="24"/>
          <w:lang w:eastAsia="pt-BR"/>
        </w:rPr>
        <w:t>, entre outras de acordo com REDAÇÃO (2010)</w:t>
      </w:r>
      <w:r w:rsidRPr="006B6ADC">
        <w:rPr>
          <w:rFonts w:ascii="Arial" w:hAnsi="Arial" w:cs="Arial"/>
          <w:highlight w:val="yellow"/>
        </w:rPr>
        <w:t>[</w:t>
      </w:r>
      <w:r>
        <w:rPr>
          <w:rFonts w:ascii="Arial" w:hAnsi="Arial" w:cs="Arial"/>
          <w:highlight w:val="yellow"/>
        </w:rPr>
        <w:t>8</w:t>
      </w:r>
      <w:r w:rsidRPr="006B6ADC">
        <w:rPr>
          <w:rFonts w:ascii="Arial" w:hAnsi="Arial" w:cs="Arial"/>
          <w:highlight w:val="yellow"/>
        </w:rPr>
        <w:t>]</w:t>
      </w:r>
      <w:r>
        <w:rPr>
          <w:rFonts w:ascii="Arial" w:hAnsi="Arial" w:cs="Arial"/>
          <w:color w:val="000000"/>
          <w:sz w:val="24"/>
          <w:szCs w:val="24"/>
          <w:lang w:eastAsia="pt-BR"/>
        </w:rPr>
        <w:t>. P</w:t>
      </w:r>
      <w:r w:rsidRPr="00B14748">
        <w:rPr>
          <w:rFonts w:ascii="Arial" w:hAnsi="Arial" w:cs="Arial"/>
          <w:color w:val="000000"/>
          <w:sz w:val="24"/>
          <w:szCs w:val="24"/>
          <w:lang w:eastAsia="pt-BR"/>
        </w:rPr>
        <w:t>ara residênci</w:t>
      </w:r>
      <w:r>
        <w:rPr>
          <w:rFonts w:ascii="Arial" w:hAnsi="Arial" w:cs="Arial"/>
          <w:color w:val="000000"/>
          <w:sz w:val="24"/>
          <w:szCs w:val="24"/>
          <w:lang w:eastAsia="pt-BR"/>
        </w:rPr>
        <w:t>as que possuem dois pavimentos ou mais, as escadas são indispensáveis,</w:t>
      </w:r>
      <w:ins w:id="65" w:author="Adam" w:date="2016-11-28T16:58:00Z">
        <w:r w:rsidR="008E4A7D">
          <w:rPr>
            <w:rFonts w:ascii="Arial" w:hAnsi="Arial" w:cs="Arial"/>
            <w:color w:val="000000"/>
            <w:sz w:val="24"/>
            <w:szCs w:val="24"/>
            <w:lang w:eastAsia="pt-BR"/>
          </w:rPr>
          <w:t xml:space="preserve"> </w:t>
        </w:r>
      </w:ins>
      <w:r>
        <w:rPr>
          <w:rFonts w:ascii="Arial" w:hAnsi="Arial" w:cs="Arial"/>
          <w:color w:val="000000"/>
          <w:sz w:val="24"/>
          <w:szCs w:val="24"/>
          <w:lang w:eastAsia="pt-BR"/>
        </w:rPr>
        <w:t xml:space="preserve">sendo assim, </w:t>
      </w:r>
      <w:r w:rsidRPr="00B14748">
        <w:rPr>
          <w:rFonts w:ascii="Arial" w:hAnsi="Arial" w:cs="Arial"/>
          <w:color w:val="000000"/>
          <w:sz w:val="24"/>
          <w:szCs w:val="24"/>
          <w:lang w:eastAsia="pt-BR"/>
        </w:rPr>
        <w:t>o auxílio da automação</w:t>
      </w:r>
      <w:r>
        <w:rPr>
          <w:rFonts w:ascii="Arial" w:hAnsi="Arial" w:cs="Arial"/>
          <w:color w:val="000000"/>
          <w:sz w:val="24"/>
          <w:szCs w:val="24"/>
          <w:lang w:eastAsia="pt-BR"/>
        </w:rPr>
        <w:t>,</w:t>
      </w:r>
      <w:r w:rsidRPr="00B14748">
        <w:rPr>
          <w:rFonts w:ascii="Arial" w:hAnsi="Arial" w:cs="Arial"/>
          <w:color w:val="000000"/>
          <w:sz w:val="24"/>
          <w:szCs w:val="24"/>
          <w:lang w:eastAsia="pt-BR"/>
        </w:rPr>
        <w:t xml:space="preserve"> para </w:t>
      </w:r>
      <w:r>
        <w:rPr>
          <w:rFonts w:ascii="Arial" w:hAnsi="Arial" w:cs="Arial"/>
          <w:color w:val="000000"/>
          <w:sz w:val="24"/>
          <w:szCs w:val="24"/>
          <w:lang w:eastAsia="pt-BR"/>
        </w:rPr>
        <w:t>dar mais autonomia se faz necessário</w:t>
      </w:r>
      <w:r w:rsidRPr="00B14748">
        <w:rPr>
          <w:rFonts w:ascii="Arial" w:hAnsi="Arial" w:cs="Arial"/>
          <w:color w:val="000000"/>
          <w:sz w:val="24"/>
          <w:szCs w:val="24"/>
          <w:lang w:eastAsia="pt-BR"/>
        </w:rPr>
        <w:t xml:space="preserve">. </w:t>
      </w:r>
    </w:p>
    <w:p w:rsidR="0009147F" w:rsidRDefault="0009147F" w:rsidP="006C0E90">
      <w:pPr>
        <w:spacing w:line="360" w:lineRule="auto"/>
        <w:jc w:val="both"/>
        <w:rPr>
          <w:rFonts w:ascii="Arial" w:hAnsi="Arial" w:cs="Arial"/>
          <w:sz w:val="24"/>
          <w:szCs w:val="24"/>
          <w:lang w:eastAsia="pt-BR"/>
        </w:rPr>
      </w:pPr>
    </w:p>
    <w:p w:rsidR="0009147F" w:rsidRPr="00311CBC" w:rsidRDefault="0009147F" w:rsidP="000D4CC8">
      <w:pPr>
        <w:pStyle w:val="Ttulo2"/>
        <w:spacing w:line="360" w:lineRule="auto"/>
        <w:jc w:val="both"/>
        <w:rPr>
          <w:rFonts w:ascii="Arial" w:hAnsi="Arial" w:cs="Arial"/>
          <w:color w:val="auto"/>
          <w:sz w:val="24"/>
          <w:szCs w:val="24"/>
          <w:lang w:eastAsia="pt-BR"/>
        </w:rPr>
      </w:pPr>
      <w:bookmarkStart w:id="66" w:name="_Toc466010548"/>
      <w:bookmarkStart w:id="67" w:name="_Toc466021398"/>
      <w:r w:rsidRPr="00311CBC">
        <w:rPr>
          <w:rFonts w:ascii="Arial" w:hAnsi="Arial" w:cs="Arial"/>
          <w:color w:val="auto"/>
          <w:sz w:val="24"/>
          <w:szCs w:val="24"/>
          <w:lang w:eastAsia="pt-BR"/>
        </w:rPr>
        <w:t>2.3</w:t>
      </w:r>
      <w:r w:rsidRPr="00311CBC">
        <w:rPr>
          <w:rFonts w:ascii="Arial" w:hAnsi="Arial" w:cs="Arial"/>
          <w:color w:val="auto"/>
          <w:sz w:val="24"/>
          <w:szCs w:val="24"/>
          <w:lang w:eastAsia="pt-BR"/>
        </w:rPr>
        <w:tab/>
        <w:t>Fundamentos Básicos do Arduino</w:t>
      </w:r>
      <w:bookmarkEnd w:id="66"/>
      <w:bookmarkEnd w:id="67"/>
    </w:p>
    <w:p w:rsidR="0009147F" w:rsidRPr="000D4CC8" w:rsidRDefault="0009147F" w:rsidP="000D4CC8">
      <w:pPr>
        <w:rPr>
          <w:lang w:eastAsia="pt-BR"/>
        </w:rPr>
      </w:pPr>
    </w:p>
    <w:p w:rsidR="0009147F" w:rsidRPr="008E4A7D" w:rsidRDefault="0009147F" w:rsidP="00A101A0">
      <w:pPr>
        <w:spacing w:line="360" w:lineRule="auto"/>
        <w:ind w:firstLine="708"/>
        <w:jc w:val="both"/>
        <w:rPr>
          <w:rFonts w:ascii="Arial" w:hAnsi="Arial" w:cs="Arial"/>
          <w:color w:val="000000"/>
          <w:sz w:val="24"/>
          <w:szCs w:val="24"/>
          <w:rPrChange w:id="68" w:author="Adam" w:date="2016-11-28T16:59:00Z">
            <w:rPr>
              <w:rFonts w:ascii="Arial" w:hAnsi="Arial" w:cs="Arial"/>
            </w:rPr>
          </w:rPrChange>
        </w:rPr>
      </w:pPr>
      <w:r w:rsidRPr="00AB2E87">
        <w:rPr>
          <w:rFonts w:ascii="Arial" w:hAnsi="Arial" w:cs="Arial"/>
          <w:color w:val="000000"/>
          <w:sz w:val="24"/>
          <w:szCs w:val="24"/>
        </w:rPr>
        <w:t>O Arduino</w:t>
      </w:r>
      <w:ins w:id="69" w:author="Adam" w:date="2016-11-28T16:58:00Z">
        <w:r w:rsidR="008E4A7D">
          <w:rPr>
            <w:rFonts w:ascii="Arial" w:hAnsi="Arial" w:cs="Arial"/>
            <w:color w:val="000000"/>
            <w:sz w:val="24"/>
            <w:szCs w:val="24"/>
          </w:rPr>
          <w:t xml:space="preserve"> </w:t>
        </w:r>
      </w:ins>
      <w:r>
        <w:rPr>
          <w:rFonts w:ascii="Arial" w:hAnsi="Arial" w:cs="Arial"/>
          <w:color w:val="000000"/>
          <w:sz w:val="24"/>
          <w:szCs w:val="24"/>
        </w:rPr>
        <w:t>foi desenvolvido em 2005, e está sendo muito utilizado para elaboração de projetos de automação. Segundo McRoberts (</w:t>
      </w:r>
      <w:proofErr w:type="gramStart"/>
      <w:r>
        <w:rPr>
          <w:rFonts w:ascii="Arial" w:hAnsi="Arial" w:cs="Arial"/>
          <w:color w:val="000000"/>
          <w:sz w:val="24"/>
          <w:szCs w:val="24"/>
        </w:rPr>
        <w:t>2011)</w:t>
      </w:r>
      <w:r w:rsidRPr="008E4A7D">
        <w:rPr>
          <w:rFonts w:ascii="Arial" w:hAnsi="Arial" w:cs="Arial"/>
          <w:color w:val="000000"/>
          <w:sz w:val="24"/>
          <w:szCs w:val="24"/>
          <w:rPrChange w:id="70" w:author="Adam" w:date="2016-11-28T16:59:00Z">
            <w:rPr>
              <w:rFonts w:ascii="Arial" w:hAnsi="Arial" w:cs="Arial"/>
              <w:highlight w:val="yellow"/>
            </w:rPr>
          </w:rPrChange>
        </w:rPr>
        <w:t>[</w:t>
      </w:r>
      <w:proofErr w:type="gramEnd"/>
      <w:r w:rsidRPr="008E4A7D">
        <w:rPr>
          <w:rFonts w:ascii="Arial" w:hAnsi="Arial" w:cs="Arial"/>
          <w:color w:val="000000"/>
          <w:sz w:val="24"/>
          <w:szCs w:val="24"/>
          <w:rPrChange w:id="71" w:author="Adam" w:date="2016-11-28T16:59:00Z">
            <w:rPr>
              <w:rFonts w:ascii="Arial" w:hAnsi="Arial" w:cs="Arial"/>
              <w:highlight w:val="yellow"/>
            </w:rPr>
          </w:rPrChange>
        </w:rPr>
        <w:t>9]</w:t>
      </w:r>
      <w:r w:rsidRPr="008E4A7D">
        <w:rPr>
          <w:rFonts w:ascii="Arial" w:hAnsi="Arial" w:cs="Arial"/>
          <w:color w:val="000000"/>
          <w:sz w:val="24"/>
          <w:szCs w:val="24"/>
          <w:rPrChange w:id="72" w:author="Adam" w:date="2016-11-28T16:59:00Z">
            <w:rPr>
              <w:rFonts w:ascii="Arial" w:hAnsi="Arial" w:cs="Arial"/>
            </w:rPr>
          </w:rPrChange>
        </w:rPr>
        <w:t xml:space="preserve"> o </w:t>
      </w:r>
      <w:ins w:id="73" w:author="Adam" w:date="2016-11-28T16:58:00Z">
        <w:r w:rsidR="008E4A7D" w:rsidRPr="008E4A7D">
          <w:rPr>
            <w:rFonts w:ascii="Arial" w:hAnsi="Arial" w:cs="Arial"/>
            <w:color w:val="000000"/>
            <w:sz w:val="24"/>
            <w:szCs w:val="24"/>
            <w:rPrChange w:id="74" w:author="Adam" w:date="2016-11-28T16:59:00Z">
              <w:rPr>
                <w:rFonts w:ascii="Arial" w:hAnsi="Arial" w:cs="Arial"/>
              </w:rPr>
            </w:rPrChange>
          </w:rPr>
          <w:t>A</w:t>
        </w:r>
      </w:ins>
      <w:del w:id="75" w:author="Adam" w:date="2016-11-28T16:58:00Z">
        <w:r w:rsidRPr="008E4A7D" w:rsidDel="008E4A7D">
          <w:rPr>
            <w:rFonts w:ascii="Arial" w:hAnsi="Arial" w:cs="Arial"/>
            <w:color w:val="000000"/>
            <w:sz w:val="24"/>
            <w:szCs w:val="24"/>
            <w:rPrChange w:id="76" w:author="Adam" w:date="2016-11-28T16:59:00Z">
              <w:rPr>
                <w:rFonts w:ascii="Arial" w:hAnsi="Arial" w:cs="Arial"/>
              </w:rPr>
            </w:rPrChange>
          </w:rPr>
          <w:delText>a</w:delText>
        </w:r>
      </w:del>
      <w:r w:rsidRPr="008E4A7D">
        <w:rPr>
          <w:rFonts w:ascii="Arial" w:hAnsi="Arial" w:cs="Arial"/>
          <w:color w:val="000000"/>
          <w:sz w:val="24"/>
          <w:szCs w:val="24"/>
          <w:rPrChange w:id="77" w:author="Adam" w:date="2016-11-28T16:59:00Z">
            <w:rPr>
              <w:rFonts w:ascii="Arial" w:hAnsi="Arial" w:cs="Arial"/>
            </w:rPr>
          </w:rPrChange>
        </w:rPr>
        <w:t>rduino é um pequeno computador utilizado para processar entradas e saídas entre a placa e os componentes conectados a ela</w:t>
      </w:r>
      <w:ins w:id="78" w:author="Adam" w:date="2016-11-28T17:13:00Z">
        <w:r w:rsidR="00D065EB">
          <w:rPr>
            <w:rFonts w:ascii="Arial" w:hAnsi="Arial" w:cs="Arial"/>
            <w:color w:val="000000"/>
            <w:sz w:val="24"/>
            <w:szCs w:val="24"/>
          </w:rPr>
          <w:t xml:space="preserve">, com a vantagem de se ter integrado </w:t>
        </w:r>
      </w:ins>
      <w:ins w:id="79" w:author="Adam" w:date="2016-11-28T17:14:00Z">
        <w:r w:rsidR="00CA658C">
          <w:rPr>
            <w:rFonts w:ascii="Arial" w:hAnsi="Arial" w:cs="Arial"/>
            <w:color w:val="000000"/>
            <w:sz w:val="24"/>
            <w:szCs w:val="24"/>
          </w:rPr>
          <w:t>em suas placas</w:t>
        </w:r>
      </w:ins>
      <w:ins w:id="80" w:author="Adam" w:date="2016-11-28T17:13:00Z">
        <w:r w:rsidR="00D065EB">
          <w:rPr>
            <w:rFonts w:ascii="Arial" w:hAnsi="Arial" w:cs="Arial"/>
            <w:color w:val="000000"/>
            <w:sz w:val="24"/>
            <w:szCs w:val="24"/>
          </w:rPr>
          <w:t xml:space="preserve"> </w:t>
        </w:r>
        <w:r w:rsidR="00CA658C">
          <w:rPr>
            <w:rFonts w:ascii="Arial" w:hAnsi="Arial" w:cs="Arial"/>
            <w:color w:val="000000"/>
            <w:sz w:val="24"/>
            <w:szCs w:val="24"/>
          </w:rPr>
          <w:t>todo</w:t>
        </w:r>
        <w:r w:rsidR="00D065EB">
          <w:rPr>
            <w:rFonts w:ascii="Arial" w:hAnsi="Arial" w:cs="Arial"/>
            <w:color w:val="000000"/>
            <w:sz w:val="24"/>
            <w:szCs w:val="24"/>
          </w:rPr>
          <w:t xml:space="preserve"> o</w:t>
        </w:r>
      </w:ins>
      <w:ins w:id="81" w:author="Adam" w:date="2016-11-28T17:14:00Z">
        <w:r w:rsidR="00CA658C">
          <w:rPr>
            <w:rFonts w:ascii="Arial" w:hAnsi="Arial" w:cs="Arial"/>
            <w:color w:val="000000"/>
            <w:sz w:val="24"/>
            <w:szCs w:val="24"/>
          </w:rPr>
          <w:t xml:space="preserve"> hardware</w:t>
        </w:r>
      </w:ins>
      <w:ins w:id="82" w:author="Adam" w:date="2016-11-28T17:13:00Z">
        <w:r w:rsidR="00CA658C">
          <w:rPr>
            <w:rFonts w:ascii="Arial" w:hAnsi="Arial" w:cs="Arial"/>
            <w:color w:val="000000"/>
            <w:sz w:val="24"/>
            <w:szCs w:val="24"/>
          </w:rPr>
          <w:t xml:space="preserve"> necessário</w:t>
        </w:r>
        <w:r w:rsidR="00D065EB">
          <w:rPr>
            <w:rFonts w:ascii="Arial" w:hAnsi="Arial" w:cs="Arial"/>
            <w:color w:val="000000"/>
            <w:sz w:val="24"/>
            <w:szCs w:val="24"/>
          </w:rPr>
          <w:t xml:space="preserve"> ao microprocessamento</w:t>
        </w:r>
      </w:ins>
      <w:ins w:id="83" w:author="Adam" w:date="2016-11-28T17:16:00Z">
        <w:r w:rsidR="00CA658C">
          <w:rPr>
            <w:rFonts w:ascii="Arial" w:hAnsi="Arial" w:cs="Arial"/>
            <w:color w:val="000000"/>
            <w:sz w:val="24"/>
            <w:szCs w:val="24"/>
          </w:rPr>
          <w:t xml:space="preserve"> e manipulação</w:t>
        </w:r>
      </w:ins>
      <w:ins w:id="84" w:author="Adam" w:date="2016-11-28T17:13:00Z">
        <w:r w:rsidR="00D065EB">
          <w:rPr>
            <w:rFonts w:ascii="Arial" w:hAnsi="Arial" w:cs="Arial"/>
            <w:color w:val="000000"/>
            <w:sz w:val="24"/>
            <w:szCs w:val="24"/>
          </w:rPr>
          <w:t xml:space="preserve"> de informações</w:t>
        </w:r>
      </w:ins>
      <w:ins w:id="85" w:author="Adam" w:date="2016-11-28T17:15:00Z">
        <w:r w:rsidR="00CA658C">
          <w:rPr>
            <w:rFonts w:ascii="Arial" w:hAnsi="Arial" w:cs="Arial"/>
            <w:color w:val="000000"/>
            <w:sz w:val="24"/>
            <w:szCs w:val="24"/>
          </w:rPr>
          <w:t xml:space="preserve"> do projeto</w:t>
        </w:r>
      </w:ins>
      <w:r w:rsidRPr="008E4A7D">
        <w:rPr>
          <w:rFonts w:ascii="Arial" w:hAnsi="Arial" w:cs="Arial"/>
          <w:color w:val="000000"/>
          <w:sz w:val="24"/>
          <w:szCs w:val="24"/>
          <w:rPrChange w:id="86" w:author="Adam" w:date="2016-11-28T16:59:00Z">
            <w:rPr>
              <w:rFonts w:ascii="Arial" w:hAnsi="Arial" w:cs="Arial"/>
            </w:rPr>
          </w:rPrChange>
        </w:rPr>
        <w:t>.</w:t>
      </w:r>
    </w:p>
    <w:p w:rsidR="0009147F" w:rsidDel="00D065EB" w:rsidRDefault="008E4A7D" w:rsidP="00A101A0">
      <w:pPr>
        <w:spacing w:line="360" w:lineRule="auto"/>
        <w:ind w:firstLine="708"/>
        <w:jc w:val="both"/>
        <w:rPr>
          <w:del w:id="87" w:author="Adam" w:date="2016-11-28T17:09:00Z"/>
          <w:rFonts w:ascii="Arial" w:hAnsi="Arial" w:cs="Arial"/>
          <w:color w:val="000000"/>
          <w:sz w:val="24"/>
          <w:szCs w:val="24"/>
        </w:rPr>
      </w:pPr>
      <w:ins w:id="88" w:author="Adam" w:date="2016-11-28T16:59:00Z">
        <w:r>
          <w:rPr>
            <w:rFonts w:ascii="Arial" w:hAnsi="Arial" w:cs="Arial"/>
            <w:color w:val="000000"/>
            <w:sz w:val="24"/>
            <w:szCs w:val="24"/>
          </w:rPr>
          <w:t>A plataforma possui interface física serial para se comunicar a um computador pessoal</w:t>
        </w:r>
      </w:ins>
      <w:ins w:id="89" w:author="Adam" w:date="2016-11-28T17:04:00Z">
        <w:r w:rsidR="0053385B">
          <w:rPr>
            <w:rFonts w:ascii="Arial" w:hAnsi="Arial" w:cs="Arial"/>
            <w:color w:val="000000"/>
            <w:sz w:val="24"/>
            <w:szCs w:val="24"/>
          </w:rPr>
          <w:t>, em alguns modelos esta interface pode utilizar-se do protocolo USB</w:t>
        </w:r>
      </w:ins>
      <w:ins w:id="90" w:author="Adam" w:date="2016-11-28T16:59:00Z">
        <w:r>
          <w:rPr>
            <w:rFonts w:ascii="Arial" w:hAnsi="Arial" w:cs="Arial"/>
            <w:color w:val="000000"/>
            <w:sz w:val="24"/>
            <w:szCs w:val="24"/>
          </w:rPr>
          <w:t xml:space="preserve">. </w:t>
        </w:r>
      </w:ins>
      <w:ins w:id="91" w:author="Adam" w:date="2016-11-28T17:00:00Z">
        <w:r>
          <w:rPr>
            <w:rFonts w:ascii="Arial" w:hAnsi="Arial" w:cs="Arial"/>
            <w:color w:val="000000"/>
            <w:sz w:val="24"/>
            <w:szCs w:val="24"/>
          </w:rPr>
          <w:t>A interface lógica é realizada através de qualquer software capaz de se comunicar à porta serial do microcomputador</w:t>
        </w:r>
      </w:ins>
      <w:ins w:id="92" w:author="Adam" w:date="2016-11-28T17:01:00Z">
        <w:r>
          <w:rPr>
            <w:rFonts w:ascii="Arial" w:hAnsi="Arial" w:cs="Arial"/>
            <w:color w:val="000000"/>
            <w:sz w:val="24"/>
            <w:szCs w:val="24"/>
          </w:rPr>
          <w:t xml:space="preserve"> e tenha acesso às bibliotecas do Arduino. </w:t>
        </w:r>
      </w:ins>
      <w:ins w:id="93" w:author="Adam" w:date="2016-11-28T17:05:00Z">
        <w:r w:rsidR="0053385B">
          <w:rPr>
            <w:rFonts w:ascii="Arial" w:hAnsi="Arial" w:cs="Arial"/>
            <w:color w:val="000000"/>
            <w:sz w:val="24"/>
            <w:szCs w:val="24"/>
          </w:rPr>
          <w:t xml:space="preserve">Uma opção é a </w:t>
        </w:r>
      </w:ins>
      <w:ins w:id="94" w:author="Adam" w:date="2016-11-28T17:01:00Z">
        <w:r>
          <w:rPr>
            <w:rFonts w:ascii="Arial" w:hAnsi="Arial" w:cs="Arial"/>
            <w:color w:val="000000"/>
            <w:sz w:val="24"/>
            <w:szCs w:val="24"/>
          </w:rPr>
          <w:t xml:space="preserve">IDE </w:t>
        </w:r>
      </w:ins>
      <w:ins w:id="95" w:author="Adam" w:date="2016-11-28T17:02:00Z">
        <w:r>
          <w:rPr>
            <w:rFonts w:ascii="Arial" w:hAnsi="Arial" w:cs="Arial"/>
            <w:color w:val="000000"/>
            <w:sz w:val="24"/>
            <w:szCs w:val="24"/>
          </w:rPr>
          <w:t>oficial para o Ar</w:t>
        </w:r>
      </w:ins>
      <w:ins w:id="96" w:author="Adam" w:date="2016-11-28T17:01:00Z">
        <w:r>
          <w:rPr>
            <w:rFonts w:ascii="Arial" w:hAnsi="Arial" w:cs="Arial"/>
            <w:color w:val="000000"/>
            <w:sz w:val="24"/>
            <w:szCs w:val="24"/>
          </w:rPr>
          <w:t>duino</w:t>
        </w:r>
      </w:ins>
      <w:ins w:id="97" w:author="Adam" w:date="2016-11-28T17:02:00Z">
        <w:r>
          <w:rPr>
            <w:rFonts w:ascii="Arial" w:hAnsi="Arial" w:cs="Arial"/>
            <w:color w:val="000000"/>
            <w:sz w:val="24"/>
            <w:szCs w:val="24"/>
          </w:rPr>
          <w:t xml:space="preserve">. </w:t>
        </w:r>
      </w:ins>
      <w:r w:rsidR="0009147F">
        <w:rPr>
          <w:rFonts w:ascii="Arial" w:hAnsi="Arial" w:cs="Arial"/>
          <w:color w:val="000000"/>
          <w:sz w:val="24"/>
          <w:szCs w:val="24"/>
        </w:rPr>
        <w:t>Para utiliza</w:t>
      </w:r>
      <w:ins w:id="98" w:author="Adam" w:date="2016-11-28T17:03:00Z">
        <w:r w:rsidR="0053385B">
          <w:rPr>
            <w:rFonts w:ascii="Arial" w:hAnsi="Arial" w:cs="Arial"/>
            <w:color w:val="000000"/>
            <w:sz w:val="24"/>
            <w:szCs w:val="24"/>
          </w:rPr>
          <w:t xml:space="preserve">ção </w:t>
        </w:r>
      </w:ins>
      <w:del w:id="99" w:author="Adam" w:date="2016-11-28T17:03:00Z">
        <w:r w:rsidR="0009147F" w:rsidDel="0053385B">
          <w:rPr>
            <w:rFonts w:ascii="Arial" w:hAnsi="Arial" w:cs="Arial"/>
            <w:color w:val="000000"/>
            <w:sz w:val="24"/>
            <w:szCs w:val="24"/>
          </w:rPr>
          <w:delText xml:space="preserve">r </w:delText>
        </w:r>
      </w:del>
      <w:ins w:id="100" w:author="Adam" w:date="2016-11-28T17:03:00Z">
        <w:r w:rsidR="0053385B">
          <w:rPr>
            <w:rFonts w:ascii="Arial" w:hAnsi="Arial" w:cs="Arial"/>
            <w:color w:val="000000"/>
            <w:sz w:val="24"/>
            <w:szCs w:val="24"/>
          </w:rPr>
          <w:t>d</w:t>
        </w:r>
      </w:ins>
      <w:r w:rsidR="0009147F">
        <w:rPr>
          <w:rFonts w:ascii="Arial" w:hAnsi="Arial" w:cs="Arial"/>
          <w:color w:val="000000"/>
          <w:sz w:val="24"/>
          <w:szCs w:val="24"/>
        </w:rPr>
        <w:t xml:space="preserve">o Arduino </w:t>
      </w:r>
      <w:del w:id="101" w:author="Adam" w:date="2016-11-28T17:03:00Z">
        <w:r w:rsidR="0009147F" w:rsidDel="0053385B">
          <w:rPr>
            <w:rFonts w:ascii="Arial" w:hAnsi="Arial" w:cs="Arial"/>
            <w:color w:val="000000"/>
            <w:sz w:val="24"/>
            <w:szCs w:val="24"/>
          </w:rPr>
          <w:delText>será</w:delText>
        </w:r>
      </w:del>
      <w:ins w:id="102" w:author="Adam" w:date="2016-11-28T17:05:00Z">
        <w:r w:rsidR="0053385B">
          <w:rPr>
            <w:rFonts w:ascii="Arial" w:hAnsi="Arial" w:cs="Arial"/>
            <w:color w:val="000000"/>
            <w:sz w:val="24"/>
            <w:szCs w:val="24"/>
          </w:rPr>
          <w:t>é</w:t>
        </w:r>
      </w:ins>
      <w:r w:rsidR="0009147F">
        <w:rPr>
          <w:rFonts w:ascii="Arial" w:hAnsi="Arial" w:cs="Arial"/>
          <w:color w:val="000000"/>
          <w:sz w:val="24"/>
          <w:szCs w:val="24"/>
        </w:rPr>
        <w:t xml:space="preserve"> necessári</w:t>
      </w:r>
      <w:ins w:id="103" w:author="Adam" w:date="2016-11-28T17:03:00Z">
        <w:r w:rsidR="0053385B">
          <w:rPr>
            <w:rFonts w:ascii="Arial" w:hAnsi="Arial" w:cs="Arial"/>
            <w:color w:val="000000"/>
            <w:sz w:val="24"/>
            <w:szCs w:val="24"/>
          </w:rPr>
          <w:t>o</w:t>
        </w:r>
      </w:ins>
      <w:del w:id="104" w:author="Adam" w:date="2016-11-28T17:03:00Z">
        <w:r w:rsidR="0009147F" w:rsidDel="0053385B">
          <w:rPr>
            <w:rFonts w:ascii="Arial" w:hAnsi="Arial" w:cs="Arial"/>
            <w:color w:val="000000"/>
            <w:sz w:val="24"/>
            <w:szCs w:val="24"/>
          </w:rPr>
          <w:delText>a</w:delText>
        </w:r>
      </w:del>
      <w:r w:rsidR="0009147F">
        <w:rPr>
          <w:rFonts w:ascii="Arial" w:hAnsi="Arial" w:cs="Arial"/>
          <w:color w:val="000000"/>
          <w:sz w:val="24"/>
          <w:szCs w:val="24"/>
        </w:rPr>
        <w:t xml:space="preserve"> a aquisição </w:t>
      </w:r>
      <w:del w:id="105" w:author="Adam" w:date="2016-11-28T17:05:00Z">
        <w:r w:rsidR="0009147F" w:rsidDel="0053385B">
          <w:rPr>
            <w:rFonts w:ascii="Arial" w:hAnsi="Arial" w:cs="Arial"/>
            <w:color w:val="000000"/>
            <w:sz w:val="24"/>
            <w:szCs w:val="24"/>
          </w:rPr>
          <w:delText>da</w:delText>
        </w:r>
      </w:del>
      <w:ins w:id="106" w:author="Adam" w:date="2016-11-28T17:05:00Z">
        <w:r w:rsidR="0053385B">
          <w:rPr>
            <w:rFonts w:ascii="Arial" w:hAnsi="Arial" w:cs="Arial"/>
            <w:color w:val="000000"/>
            <w:sz w:val="24"/>
            <w:szCs w:val="24"/>
          </w:rPr>
          <w:t xml:space="preserve">de uma </w:t>
        </w:r>
      </w:ins>
      <w:ins w:id="107" w:author="Adam" w:date="2016-11-28T17:06:00Z">
        <w:r w:rsidR="0053385B">
          <w:rPr>
            <w:rFonts w:ascii="Arial" w:hAnsi="Arial" w:cs="Arial"/>
            <w:color w:val="000000"/>
            <w:sz w:val="24"/>
            <w:szCs w:val="24"/>
          </w:rPr>
          <w:t xml:space="preserve">das muitas placas </w:t>
        </w:r>
      </w:ins>
      <w:ins w:id="108" w:author="Adam" w:date="2016-11-28T17:08:00Z">
        <w:r w:rsidR="00D065EB">
          <w:rPr>
            <w:rFonts w:ascii="Arial" w:hAnsi="Arial" w:cs="Arial"/>
            <w:color w:val="000000"/>
            <w:sz w:val="24"/>
            <w:szCs w:val="24"/>
          </w:rPr>
          <w:t>de prototipagem</w:t>
        </w:r>
      </w:ins>
      <w:ins w:id="109" w:author="Adam" w:date="2016-11-28T17:07:00Z">
        <w:r w:rsidR="00D065EB">
          <w:rPr>
            <w:rFonts w:ascii="Arial" w:hAnsi="Arial" w:cs="Arial"/>
            <w:color w:val="000000"/>
            <w:sz w:val="24"/>
            <w:szCs w:val="24"/>
          </w:rPr>
          <w:t xml:space="preserve"> existentes</w:t>
        </w:r>
      </w:ins>
      <w:ins w:id="110" w:author="Adam" w:date="2016-11-28T17:08:00Z">
        <w:r w:rsidR="00D065EB">
          <w:rPr>
            <w:rFonts w:ascii="Arial" w:hAnsi="Arial" w:cs="Arial"/>
            <w:color w:val="000000"/>
            <w:sz w:val="24"/>
            <w:szCs w:val="24"/>
          </w:rPr>
          <w:t xml:space="preserve"> no mercado</w:t>
        </w:r>
      </w:ins>
      <w:del w:id="111" w:author="Adam" w:date="2016-11-28T17:08:00Z">
        <w:r w:rsidR="0009147F" w:rsidDel="00D065EB">
          <w:rPr>
            <w:rFonts w:ascii="Arial" w:hAnsi="Arial" w:cs="Arial"/>
            <w:color w:val="000000"/>
            <w:sz w:val="24"/>
            <w:szCs w:val="24"/>
          </w:rPr>
          <w:delText xml:space="preserve"> </w:delText>
        </w:r>
      </w:del>
      <w:del w:id="112" w:author="Adam" w:date="2016-11-28T17:03:00Z">
        <w:r w:rsidR="0009147F" w:rsidDel="0053385B">
          <w:rPr>
            <w:rFonts w:ascii="Arial" w:hAnsi="Arial" w:cs="Arial"/>
            <w:color w:val="000000"/>
            <w:sz w:val="24"/>
            <w:szCs w:val="24"/>
          </w:rPr>
          <w:delText>placa</w:delText>
        </w:r>
      </w:del>
      <w:del w:id="113" w:author="Adam" w:date="2016-11-28T17:08:00Z">
        <w:r w:rsidR="0009147F" w:rsidDel="00D065EB">
          <w:rPr>
            <w:rFonts w:ascii="Arial" w:hAnsi="Arial" w:cs="Arial"/>
            <w:color w:val="000000"/>
            <w:sz w:val="24"/>
            <w:szCs w:val="24"/>
          </w:rPr>
          <w:delText>, a grande maioria já vem com o cabo USB que será conectado a computadores</w:delText>
        </w:r>
      </w:del>
      <w:r w:rsidR="0009147F">
        <w:rPr>
          <w:rFonts w:ascii="Arial" w:hAnsi="Arial" w:cs="Arial"/>
          <w:color w:val="000000"/>
          <w:sz w:val="24"/>
          <w:szCs w:val="24"/>
        </w:rPr>
        <w:t xml:space="preserve">. </w:t>
      </w:r>
      <w:del w:id="114" w:author="Adam" w:date="2016-11-28T17:09:00Z">
        <w:r w:rsidR="0009147F" w:rsidDel="00D065EB">
          <w:rPr>
            <w:rFonts w:ascii="Arial" w:hAnsi="Arial" w:cs="Arial"/>
            <w:color w:val="000000"/>
            <w:sz w:val="24"/>
            <w:szCs w:val="24"/>
          </w:rPr>
          <w:delText>Esta interface entre Arduino e computador é realizada pela IDE, que é um microcontro</w:delText>
        </w:r>
        <w:r w:rsidR="00E55D38" w:rsidDel="00D065EB">
          <w:rPr>
            <w:rFonts w:ascii="Arial" w:hAnsi="Arial" w:cs="Arial"/>
            <w:color w:val="000000"/>
            <w:sz w:val="24"/>
            <w:szCs w:val="24"/>
          </w:rPr>
          <w:delText>lador, que utiliza a linguagem C e C</w:delText>
        </w:r>
        <w:r w:rsidR="0009147F" w:rsidDel="00D065EB">
          <w:rPr>
            <w:rFonts w:ascii="Arial" w:hAnsi="Arial" w:cs="Arial"/>
            <w:color w:val="000000"/>
            <w:sz w:val="24"/>
            <w:szCs w:val="24"/>
          </w:rPr>
          <w:delText xml:space="preserve">++, interagindo com o Arduino através de seus </w:delText>
        </w:r>
        <w:r w:rsidR="0009147F" w:rsidRPr="00E55D38" w:rsidDel="00D065EB">
          <w:rPr>
            <w:rFonts w:ascii="Arial" w:hAnsi="Arial" w:cs="Arial"/>
            <w:i/>
            <w:color w:val="000000"/>
            <w:sz w:val="24"/>
            <w:szCs w:val="24"/>
          </w:rPr>
          <w:delText>Sketches</w:delText>
        </w:r>
        <w:r w:rsidR="0009147F" w:rsidDel="00D065EB">
          <w:rPr>
            <w:rFonts w:ascii="Arial" w:hAnsi="Arial" w:cs="Arial"/>
            <w:color w:val="000000"/>
            <w:sz w:val="24"/>
            <w:szCs w:val="24"/>
          </w:rPr>
          <w:delText>.</w:delText>
        </w:r>
        <w:r w:rsidR="00C94209" w:rsidRPr="00C94209" w:rsidDel="00D065EB">
          <w:rPr>
            <w:rFonts w:ascii="Arial" w:hAnsi="Arial" w:cs="Arial"/>
            <w:color w:val="FF0000"/>
            <w:sz w:val="24"/>
            <w:szCs w:val="24"/>
          </w:rPr>
          <w:delText>VER COMO COLOCA TERMOS EM INGLES</w:delText>
        </w:r>
      </w:del>
    </w:p>
    <w:p w:rsidR="0009147F" w:rsidRDefault="00D065EB" w:rsidP="00A101A0">
      <w:pPr>
        <w:spacing w:line="360" w:lineRule="auto"/>
        <w:ind w:firstLine="708"/>
        <w:jc w:val="both"/>
        <w:rPr>
          <w:rFonts w:ascii="Arial" w:hAnsi="Arial" w:cs="Arial"/>
          <w:color w:val="000000"/>
          <w:sz w:val="24"/>
          <w:szCs w:val="24"/>
        </w:rPr>
      </w:pPr>
      <w:ins w:id="115" w:author="Adam" w:date="2016-11-28T17:09:00Z">
        <w:r>
          <w:rPr>
            <w:rFonts w:ascii="Arial" w:hAnsi="Arial" w:cs="Arial"/>
            <w:color w:val="000000"/>
            <w:sz w:val="24"/>
            <w:szCs w:val="24"/>
          </w:rPr>
          <w:t xml:space="preserve">A IDE é o ambiente onde os códigos em linguagem de programação serão escritos e </w:t>
        </w:r>
        <w:r>
          <w:rPr>
            <w:rFonts w:ascii="Arial" w:hAnsi="Arial" w:cs="Arial"/>
            <w:color w:val="000000"/>
            <w:sz w:val="24"/>
            <w:szCs w:val="24"/>
          </w:rPr>
          <w:lastRenderedPageBreak/>
          <w:t>compilados para o microcontrolador.</w:t>
        </w:r>
      </w:ins>
      <w:ins w:id="116" w:author="Adam" w:date="2016-11-28T17:10:00Z">
        <w:r>
          <w:rPr>
            <w:rFonts w:ascii="Arial" w:hAnsi="Arial" w:cs="Arial"/>
            <w:color w:val="000000"/>
            <w:sz w:val="24"/>
            <w:szCs w:val="24"/>
          </w:rPr>
          <w:t xml:space="preserve"> A linguagem de programação utilizada na IDE é baseada nas li</w:t>
        </w:r>
      </w:ins>
      <w:ins w:id="117" w:author="Adam" w:date="2016-11-28T17:11:00Z">
        <w:r>
          <w:rPr>
            <w:rFonts w:ascii="Arial" w:hAnsi="Arial" w:cs="Arial"/>
            <w:color w:val="000000"/>
            <w:sz w:val="24"/>
            <w:szCs w:val="24"/>
          </w:rPr>
          <w:t>n</w:t>
        </w:r>
      </w:ins>
      <w:ins w:id="118" w:author="Adam" w:date="2016-11-28T17:10:00Z">
        <w:r>
          <w:rPr>
            <w:rFonts w:ascii="Arial" w:hAnsi="Arial" w:cs="Arial"/>
            <w:color w:val="000000"/>
            <w:sz w:val="24"/>
            <w:szCs w:val="24"/>
          </w:rPr>
          <w:t>guagens C++</w:t>
        </w:r>
      </w:ins>
      <w:ins w:id="119" w:author="Adam" w:date="2016-11-28T17:46:00Z">
        <w:r w:rsidR="00E31756">
          <w:rPr>
            <w:rFonts w:ascii="Arial" w:hAnsi="Arial" w:cs="Arial"/>
            <w:color w:val="000000"/>
            <w:sz w:val="24"/>
            <w:szCs w:val="24"/>
          </w:rPr>
          <w:t xml:space="preserve"> com algumas pequenas modificações</w:t>
        </w:r>
      </w:ins>
      <w:del w:id="120" w:author="Adam" w:date="2016-11-28T17:09:00Z">
        <w:r w:rsidR="0009147F" w:rsidDel="00D065EB">
          <w:rPr>
            <w:rFonts w:ascii="Arial" w:hAnsi="Arial" w:cs="Arial"/>
            <w:color w:val="000000"/>
            <w:sz w:val="24"/>
            <w:szCs w:val="24"/>
          </w:rPr>
          <w:delText>Para</w:delText>
        </w:r>
      </w:del>
      <w:del w:id="121" w:author="Adam" w:date="2016-11-28T17:12:00Z">
        <w:r w:rsidR="0009147F" w:rsidDel="00D065EB">
          <w:rPr>
            <w:rFonts w:ascii="Arial" w:hAnsi="Arial" w:cs="Arial"/>
            <w:color w:val="000000"/>
            <w:sz w:val="24"/>
            <w:szCs w:val="24"/>
          </w:rPr>
          <w:delText xml:space="preserve"> </w:delText>
        </w:r>
      </w:del>
      <w:del w:id="122" w:author="Adam" w:date="2016-11-28T17:11:00Z">
        <w:r w:rsidR="0009147F" w:rsidDel="00D065EB">
          <w:rPr>
            <w:rFonts w:ascii="Arial" w:hAnsi="Arial" w:cs="Arial"/>
            <w:color w:val="000000"/>
            <w:sz w:val="24"/>
            <w:szCs w:val="24"/>
          </w:rPr>
          <w:delText>a</w:delText>
        </w:r>
      </w:del>
      <w:del w:id="123" w:author="Adam" w:date="2016-11-28T17:12:00Z">
        <w:r w:rsidR="0009147F" w:rsidDel="00D065EB">
          <w:rPr>
            <w:rFonts w:ascii="Arial" w:hAnsi="Arial" w:cs="Arial"/>
            <w:color w:val="000000"/>
            <w:sz w:val="24"/>
            <w:szCs w:val="24"/>
          </w:rPr>
          <w:delText xml:space="preserve"> automatização do protótipo utilizou-se uma placa de Arduino que dispõe de várias entradas e saídas e que também tenha baixo custo</w:delText>
        </w:r>
      </w:del>
      <w:r w:rsidR="0009147F">
        <w:rPr>
          <w:rFonts w:ascii="Arial" w:hAnsi="Arial" w:cs="Arial"/>
          <w:color w:val="000000"/>
          <w:sz w:val="24"/>
          <w:szCs w:val="24"/>
        </w:rPr>
        <w:t xml:space="preserve">. A figura 1 </w:t>
      </w:r>
      <w:del w:id="124" w:author="Adam" w:date="2016-11-28T17:46:00Z">
        <w:r w:rsidR="0009147F" w:rsidDel="00E31756">
          <w:rPr>
            <w:rFonts w:ascii="Arial" w:hAnsi="Arial" w:cs="Arial"/>
            <w:color w:val="000000"/>
            <w:sz w:val="24"/>
            <w:szCs w:val="24"/>
          </w:rPr>
          <w:delText>de</w:delText>
        </w:r>
      </w:del>
      <w:r w:rsidR="0009147F">
        <w:rPr>
          <w:rFonts w:ascii="Arial" w:hAnsi="Arial" w:cs="Arial"/>
          <w:color w:val="000000"/>
          <w:sz w:val="24"/>
          <w:szCs w:val="24"/>
        </w:rPr>
        <w:t>mo</w:t>
      </w:r>
      <w:del w:id="125" w:author="Adam" w:date="2016-11-28T17:46:00Z">
        <w:r w:rsidR="0009147F" w:rsidDel="00E31756">
          <w:rPr>
            <w:rFonts w:ascii="Arial" w:hAnsi="Arial" w:cs="Arial"/>
            <w:color w:val="000000"/>
            <w:sz w:val="24"/>
            <w:szCs w:val="24"/>
          </w:rPr>
          <w:delText>n</w:delText>
        </w:r>
      </w:del>
      <w:r w:rsidR="0009147F">
        <w:rPr>
          <w:rFonts w:ascii="Arial" w:hAnsi="Arial" w:cs="Arial"/>
          <w:color w:val="000000"/>
          <w:sz w:val="24"/>
          <w:szCs w:val="24"/>
        </w:rPr>
        <w:t>stra a Placa utilizada</w:t>
      </w:r>
      <w:r w:rsidR="007A6111">
        <w:rPr>
          <w:rFonts w:ascii="Arial" w:hAnsi="Arial" w:cs="Arial"/>
          <w:color w:val="000000"/>
          <w:sz w:val="24"/>
          <w:szCs w:val="24"/>
        </w:rPr>
        <w:t xml:space="preserve"> no projeto</w:t>
      </w:r>
      <w:r w:rsidR="0009147F">
        <w:rPr>
          <w:rFonts w:ascii="Arial" w:hAnsi="Arial" w:cs="Arial"/>
          <w:color w:val="000000"/>
          <w:sz w:val="24"/>
          <w:szCs w:val="24"/>
        </w:rPr>
        <w:t>.</w:t>
      </w:r>
    </w:p>
    <w:p w:rsidR="00146E61" w:rsidRDefault="00EC6740" w:rsidP="00146E61">
      <w:pPr>
        <w:pStyle w:val="SemEspaamento"/>
        <w:keepNext/>
        <w:jc w:val="center"/>
        <w:rPr>
          <w:ins w:id="126" w:author="Adam" w:date="2016-11-28T19:45:00Z"/>
        </w:rPr>
        <w:pPrChange w:id="127" w:author="Adam" w:date="2016-11-28T19:45:00Z">
          <w:pPr>
            <w:pStyle w:val="SemEspaamento"/>
            <w:jc w:val="center"/>
          </w:pPr>
        </w:pPrChange>
      </w:pPr>
      <w:r>
        <w:rPr>
          <w:noProof/>
          <w:lang w:eastAsia="pt-BR"/>
        </w:rPr>
        <w:drawing>
          <wp:inline distT="0" distB="0" distL="0" distR="0" wp14:anchorId="50BA6B90" wp14:editId="1ABD4F8D">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146E61" w:rsidRDefault="00146E61" w:rsidP="00146E61">
      <w:pPr>
        <w:pStyle w:val="SemEspaamento"/>
        <w:jc w:val="center"/>
        <w:rPr>
          <w:ins w:id="128" w:author="Adam" w:date="2016-11-28T19:45:00Z"/>
          <w:rFonts w:ascii="Arial" w:hAnsi="Arial" w:cs="Arial"/>
          <w:sz w:val="20"/>
          <w:szCs w:val="20"/>
          <w:rPrChange w:id="129" w:author="Adam" w:date="2016-11-28T19:47:00Z">
            <w:rPr>
              <w:ins w:id="130" w:author="Adam" w:date="2016-11-28T19:45:00Z"/>
            </w:rPr>
          </w:rPrChange>
        </w:rPr>
      </w:pPr>
      <w:ins w:id="131" w:author="Adam" w:date="2016-11-28T19:45:00Z">
        <w:r w:rsidRPr="00146E61">
          <w:rPr>
            <w:rFonts w:ascii="Arial" w:hAnsi="Arial" w:cs="Arial"/>
            <w:sz w:val="20"/>
            <w:szCs w:val="20"/>
            <w:rPrChange w:id="132" w:author="Adam" w:date="2016-11-28T19:47:00Z">
              <w:rPr/>
            </w:rPrChange>
          </w:rPr>
          <w:t xml:space="preserve">Figura </w:t>
        </w:r>
        <w:r w:rsidRPr="00146E61">
          <w:rPr>
            <w:rFonts w:ascii="Arial" w:hAnsi="Arial" w:cs="Arial"/>
            <w:sz w:val="20"/>
            <w:szCs w:val="20"/>
            <w:rPrChange w:id="133" w:author="Adam" w:date="2016-11-28T19:47:00Z">
              <w:rPr/>
            </w:rPrChange>
          </w:rPr>
          <w:fldChar w:fldCharType="begin"/>
        </w:r>
        <w:r w:rsidRPr="00146E61">
          <w:rPr>
            <w:rFonts w:ascii="Arial" w:hAnsi="Arial" w:cs="Arial"/>
            <w:sz w:val="20"/>
            <w:szCs w:val="20"/>
            <w:rPrChange w:id="134" w:author="Adam" w:date="2016-11-28T19:47:00Z">
              <w:rPr/>
            </w:rPrChange>
          </w:rPr>
          <w:instrText xml:space="preserve"> SEQ Figura \* ARABIC </w:instrText>
        </w:r>
      </w:ins>
      <w:r w:rsidRPr="00146E61">
        <w:rPr>
          <w:rFonts w:ascii="Arial" w:hAnsi="Arial" w:cs="Arial"/>
          <w:sz w:val="20"/>
          <w:szCs w:val="20"/>
          <w:rPrChange w:id="135" w:author="Adam" w:date="2016-11-28T19:47:00Z">
            <w:rPr/>
          </w:rPrChange>
        </w:rPr>
        <w:fldChar w:fldCharType="separate"/>
      </w:r>
      <w:ins w:id="136" w:author="Adam" w:date="2016-11-28T21:01:00Z">
        <w:r w:rsidR="00842E3D">
          <w:rPr>
            <w:rFonts w:ascii="Arial" w:hAnsi="Arial" w:cs="Arial"/>
            <w:noProof/>
            <w:sz w:val="20"/>
            <w:szCs w:val="20"/>
          </w:rPr>
          <w:t>1</w:t>
        </w:r>
      </w:ins>
      <w:ins w:id="137" w:author="Adam" w:date="2016-11-28T19:45:00Z">
        <w:r w:rsidRPr="00146E61">
          <w:rPr>
            <w:rFonts w:ascii="Arial" w:hAnsi="Arial" w:cs="Arial"/>
            <w:sz w:val="20"/>
            <w:szCs w:val="20"/>
            <w:rPrChange w:id="138" w:author="Adam" w:date="2016-11-28T19:47:00Z">
              <w:rPr/>
            </w:rPrChange>
          </w:rPr>
          <w:fldChar w:fldCharType="end"/>
        </w:r>
        <w:r w:rsidRPr="00146E61">
          <w:rPr>
            <w:rFonts w:ascii="Arial" w:hAnsi="Arial" w:cs="Arial"/>
            <w:sz w:val="20"/>
            <w:szCs w:val="20"/>
            <w:rPrChange w:id="139" w:author="Adam" w:date="2016-11-28T19:47:00Z">
              <w:rPr/>
            </w:rPrChange>
          </w:rPr>
          <w:t xml:space="preserve"> - ArduinoMega 2560 R3</w:t>
        </w:r>
      </w:ins>
    </w:p>
    <w:p w:rsidR="0009147F" w:rsidRPr="00146E61" w:rsidRDefault="00146E61" w:rsidP="00146E61">
      <w:pPr>
        <w:pStyle w:val="SemEspaamento"/>
        <w:jc w:val="center"/>
        <w:rPr>
          <w:rFonts w:ascii="Arial" w:hAnsi="Arial" w:cs="Arial"/>
          <w:sz w:val="20"/>
          <w:szCs w:val="20"/>
          <w:rPrChange w:id="140" w:author="Adam" w:date="2016-11-28T19:47:00Z">
            <w:rPr/>
          </w:rPrChange>
        </w:rPr>
      </w:pPr>
      <w:ins w:id="141" w:author="Adam" w:date="2016-11-28T19:45:00Z">
        <w:r w:rsidRPr="00146E61">
          <w:rPr>
            <w:rFonts w:ascii="Arial" w:hAnsi="Arial" w:cs="Arial"/>
            <w:sz w:val="20"/>
            <w:szCs w:val="20"/>
            <w:rPrChange w:id="142" w:author="Adam" w:date="2016-11-28T19:47:00Z">
              <w:rPr/>
            </w:rPrChange>
          </w:rPr>
          <w:t xml:space="preserve"> </w:t>
        </w:r>
      </w:ins>
      <w:moveToRangeStart w:id="143" w:author="Adam" w:date="2016-11-28T19:45:00Z" w:name="move468125641"/>
      <w:moveTo w:id="144" w:author="Adam" w:date="2016-11-28T19:45: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sidRPr="00146E61">
          <w:rPr>
            <w:rFonts w:ascii="Arial" w:hAnsi="Arial" w:cs="Arial"/>
            <w:sz w:val="20"/>
            <w:szCs w:val="20"/>
            <w:rPrChange w:id="145" w:author="Adam" w:date="2016-11-28T19:47:00Z">
              <w:rPr/>
            </w:rPrChange>
          </w:rPr>
          <w:fldChar w:fldCharType="begin"/>
        </w:r>
        <w:r w:rsidRPr="00146E61">
          <w:rPr>
            <w:rFonts w:ascii="Arial" w:hAnsi="Arial" w:cs="Arial"/>
            <w:sz w:val="20"/>
            <w:szCs w:val="20"/>
            <w:rPrChange w:id="146" w:author="Adam" w:date="2016-11-28T19:47:00Z">
              <w:rPr/>
            </w:rPrChange>
          </w:rPr>
          <w:instrText xml:space="preserve"> HYPERLINK "http://www.filipeflop.com" </w:instrText>
        </w:r>
        <w:r w:rsidRPr="00146E61">
          <w:rPr>
            <w:rFonts w:ascii="Arial" w:hAnsi="Arial" w:cs="Arial"/>
            <w:sz w:val="20"/>
            <w:szCs w:val="20"/>
            <w:rPrChange w:id="147" w:author="Adam" w:date="2016-11-28T19:47:00Z">
              <w:rPr/>
            </w:rPrChange>
          </w:rPr>
          <w:fldChar w:fldCharType="separate"/>
        </w:r>
        <w:r w:rsidRPr="00146E61">
          <w:rPr>
            <w:rPrChange w:id="148" w:author="Adam" w:date="2016-11-28T19:47:00Z">
              <w:rPr>
                <w:rStyle w:val="Hyperlink"/>
                <w:rFonts w:ascii="Arial" w:hAnsi="Arial" w:cs="Arial"/>
                <w:sz w:val="20"/>
                <w:szCs w:val="20"/>
              </w:rPr>
            </w:rPrChange>
          </w:rPr>
          <w:t>http://www.filipeflop.com</w:t>
        </w:r>
        <w:r w:rsidRPr="00146E61">
          <w:rPr>
            <w:rPrChange w:id="149" w:author="Adam" w:date="2016-11-28T19:47:00Z">
              <w:rPr>
                <w:rStyle w:val="Hyperlink"/>
                <w:rFonts w:ascii="Arial" w:hAnsi="Arial" w:cs="Arial"/>
                <w:sz w:val="20"/>
                <w:szCs w:val="20"/>
              </w:rPr>
            </w:rPrChange>
          </w:rPr>
          <w:fldChar w:fldCharType="end"/>
        </w:r>
        <w:r w:rsidRPr="002B2F4D">
          <w:rPr>
            <w:rFonts w:ascii="Arial" w:hAnsi="Arial" w:cs="Arial"/>
            <w:sz w:val="20"/>
            <w:szCs w:val="20"/>
          </w:rPr>
          <w:t xml:space="preserve"> acessado em 10/2016)</w:t>
        </w:r>
      </w:moveTo>
      <w:moveToRangeEnd w:id="143"/>
    </w:p>
    <w:p w:rsidR="0009147F" w:rsidRPr="002B2F4D" w:rsidDel="00146E61" w:rsidRDefault="00146E61" w:rsidP="00A101A0">
      <w:pPr>
        <w:pStyle w:val="SemEspaamento"/>
        <w:jc w:val="center"/>
        <w:rPr>
          <w:del w:id="150" w:author="Adam" w:date="2016-11-28T19:45:00Z"/>
          <w:rFonts w:ascii="Arial" w:hAnsi="Arial" w:cs="Arial"/>
          <w:sz w:val="20"/>
          <w:szCs w:val="20"/>
        </w:rPr>
      </w:pPr>
      <w:ins w:id="151" w:author="Adam" w:date="2016-11-28T19:45:00Z">
        <w:r w:rsidRPr="002B2F4D" w:rsidDel="00146E61">
          <w:rPr>
            <w:rFonts w:ascii="Arial" w:hAnsi="Arial" w:cs="Arial"/>
            <w:sz w:val="20"/>
            <w:szCs w:val="20"/>
          </w:rPr>
          <w:t xml:space="preserve"> </w:t>
        </w:r>
      </w:ins>
      <w:del w:id="152" w:author="Adam" w:date="2016-11-28T19:45:00Z">
        <w:r w:rsidR="0009147F" w:rsidRPr="002B2F4D" w:rsidDel="00146E61">
          <w:rPr>
            <w:rFonts w:ascii="Arial" w:hAnsi="Arial" w:cs="Arial"/>
            <w:sz w:val="20"/>
            <w:szCs w:val="20"/>
          </w:rPr>
          <w:delText xml:space="preserve">Figura 1: ArduinoMega 2560 R3 </w:delText>
        </w:r>
      </w:del>
    </w:p>
    <w:p w:rsidR="0009147F" w:rsidRDefault="0009147F" w:rsidP="00A101A0">
      <w:pPr>
        <w:pStyle w:val="SemEspaamento"/>
        <w:jc w:val="center"/>
        <w:rPr>
          <w:rFonts w:ascii="Arial" w:hAnsi="Arial" w:cs="Arial"/>
          <w:sz w:val="20"/>
          <w:szCs w:val="20"/>
        </w:rPr>
      </w:pPr>
      <w:moveFromRangeStart w:id="153" w:author="Adam" w:date="2016-11-28T19:45:00Z" w:name="move468125641"/>
      <w:moveFrom w:id="154" w:author="Adam" w:date="2016-11-28T19:45:00Z">
        <w:r w:rsidRPr="002B2F4D" w:rsidDel="00146E61">
          <w:rPr>
            <w:rFonts w:ascii="Arial" w:hAnsi="Arial" w:cs="Arial"/>
            <w:sz w:val="20"/>
            <w:szCs w:val="20"/>
          </w:rPr>
          <w:t xml:space="preserve">(fonte: </w:t>
        </w:r>
        <w:r w:rsidR="00E44D2F" w:rsidDel="00146E61">
          <w:fldChar w:fldCharType="begin"/>
        </w:r>
        <w:r w:rsidR="00E44D2F" w:rsidDel="00146E61">
          <w:instrText xml:space="preserve"> HYPERLINK "http://www.filipeflop.com" </w:instrText>
        </w:r>
        <w:r w:rsidR="00E44D2F" w:rsidDel="00146E61">
          <w:fldChar w:fldCharType="separate"/>
        </w:r>
        <w:r w:rsidRPr="002B2F4D" w:rsidDel="00146E61">
          <w:rPr>
            <w:rStyle w:val="Hyperlink"/>
            <w:rFonts w:ascii="Arial" w:hAnsi="Arial" w:cs="Arial"/>
            <w:sz w:val="20"/>
            <w:szCs w:val="20"/>
          </w:rPr>
          <w:t>http://www.filipeflop.com</w:t>
        </w:r>
        <w:r w:rsidR="00E44D2F" w:rsidDel="00146E61">
          <w:rPr>
            <w:rStyle w:val="Hyperlink"/>
            <w:rFonts w:ascii="Arial" w:hAnsi="Arial" w:cs="Arial"/>
            <w:sz w:val="20"/>
            <w:szCs w:val="20"/>
          </w:rPr>
          <w:fldChar w:fldCharType="end"/>
        </w:r>
        <w:r w:rsidRPr="002B2F4D" w:rsidDel="00146E61">
          <w:rPr>
            <w:rFonts w:ascii="Arial" w:hAnsi="Arial" w:cs="Arial"/>
            <w:sz w:val="20"/>
            <w:szCs w:val="20"/>
          </w:rPr>
          <w:t xml:space="preserve"> acessado em 10/2016)</w:t>
        </w:r>
      </w:moveFrom>
      <w:moveFromRangeEnd w:id="153"/>
    </w:p>
    <w:p w:rsidR="0009147F" w:rsidRDefault="0009147F" w:rsidP="00A101A0">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spacing w:after="0" w:line="360" w:lineRule="auto"/>
        <w:ind w:left="0" w:firstLine="708"/>
        <w:jc w:val="both"/>
        <w:rPr>
          <w:rFonts w:ascii="Arial" w:hAnsi="Arial" w:cs="Arial"/>
          <w:sz w:val="24"/>
          <w:szCs w:val="24"/>
        </w:rPr>
      </w:pPr>
      <w:r>
        <w:rPr>
          <w:rFonts w:ascii="Arial" w:hAnsi="Arial" w:cs="Arial"/>
          <w:color w:val="000000"/>
          <w:sz w:val="24"/>
          <w:szCs w:val="24"/>
        </w:rPr>
        <w:t xml:space="preserve">A placa ArduinoMega 2560 R3 é baseada no microcontrolador ATmega2560, possui tensão de Operação de </w:t>
      </w:r>
      <w:r w:rsidRPr="00EF52B4">
        <w:rPr>
          <w:rFonts w:ascii="Arial" w:hAnsi="Arial" w:cs="Arial"/>
          <w:color w:val="000000"/>
          <w:sz w:val="24"/>
          <w:szCs w:val="24"/>
        </w:rPr>
        <w:t>5V</w:t>
      </w:r>
      <w:r>
        <w:rPr>
          <w:rFonts w:ascii="Arial" w:hAnsi="Arial" w:cs="Arial"/>
          <w:color w:val="000000"/>
          <w:sz w:val="24"/>
          <w:szCs w:val="24"/>
        </w:rPr>
        <w:t>, com 54 portas digitais (15 podem ser usadas como PWM) e 16 portas analógicas, 4 portas de comunicação serial (SOUZA, 2014).</w:t>
      </w:r>
      <w:r>
        <w:rPr>
          <w:rFonts w:ascii="Arial" w:hAnsi="Arial" w:cs="Arial"/>
          <w:highlight w:val="yellow"/>
        </w:rPr>
        <w:t>[10</w:t>
      </w:r>
      <w:r w:rsidRPr="006B6ADC">
        <w:rPr>
          <w:rFonts w:ascii="Arial" w:hAnsi="Arial" w:cs="Arial"/>
          <w:highlight w:val="yellow"/>
        </w:rPr>
        <w:t>]</w:t>
      </w:r>
      <w:r>
        <w:rPr>
          <w:rFonts w:ascii="Arial" w:hAnsi="Arial" w:cs="Arial"/>
          <w:color w:val="000000"/>
          <w:sz w:val="24"/>
          <w:szCs w:val="24"/>
        </w:rPr>
        <w:t>A seguir aprese</w:t>
      </w:r>
      <w:r w:rsidR="00C94209">
        <w:rPr>
          <w:rFonts w:ascii="Arial" w:hAnsi="Arial" w:cs="Arial"/>
          <w:color w:val="000000"/>
          <w:sz w:val="24"/>
          <w:szCs w:val="24"/>
        </w:rPr>
        <w:t>ntam-se</w:t>
      </w:r>
      <w:r>
        <w:rPr>
          <w:rFonts w:ascii="Arial" w:hAnsi="Arial" w:cs="Arial"/>
          <w:color w:val="000000"/>
          <w:sz w:val="24"/>
          <w:szCs w:val="24"/>
        </w:rPr>
        <w:t xml:space="preserve"> as principais características desta placa Arduino.</w:t>
      </w:r>
    </w:p>
    <w:p w:rsidR="0009147F" w:rsidRDefault="0009147F" w:rsidP="00A101A0">
      <w:pPr>
        <w:pStyle w:val="Ttulo3"/>
        <w:spacing w:line="360" w:lineRule="auto"/>
        <w:jc w:val="both"/>
        <w:rPr>
          <w:rFonts w:ascii="Arial" w:hAnsi="Arial" w:cs="Arial"/>
          <w:lang w:eastAsia="pt-BR"/>
        </w:rPr>
      </w:pPr>
      <w:bookmarkStart w:id="155" w:name="_Toc463899398"/>
    </w:p>
    <w:p w:rsidR="0009147F" w:rsidRPr="00311CBC" w:rsidRDefault="0009147F" w:rsidP="00A101A0">
      <w:pPr>
        <w:pStyle w:val="Ttulo3"/>
        <w:spacing w:line="360" w:lineRule="auto"/>
        <w:jc w:val="both"/>
        <w:rPr>
          <w:rFonts w:ascii="Arial" w:hAnsi="Arial" w:cs="Arial"/>
          <w:color w:val="auto"/>
          <w:lang w:eastAsia="pt-BR"/>
        </w:rPr>
      </w:pPr>
      <w:bookmarkStart w:id="156" w:name="_Toc466010549"/>
      <w:bookmarkStart w:id="157" w:name="_Toc466021399"/>
      <w:r w:rsidRPr="00311CBC">
        <w:rPr>
          <w:rFonts w:ascii="Arial" w:hAnsi="Arial" w:cs="Arial"/>
          <w:color w:val="auto"/>
          <w:lang w:eastAsia="pt-BR"/>
        </w:rPr>
        <w:t>2.3.1</w:t>
      </w:r>
      <w:r w:rsidRPr="00311CBC">
        <w:rPr>
          <w:rFonts w:ascii="Arial" w:hAnsi="Arial" w:cs="Arial"/>
          <w:color w:val="auto"/>
          <w:lang w:eastAsia="pt-BR"/>
        </w:rPr>
        <w:tab/>
        <w:t>Alimentação do Arduino</w:t>
      </w:r>
      <w:bookmarkEnd w:id="156"/>
      <w:bookmarkEnd w:id="157"/>
    </w:p>
    <w:p w:rsidR="0009147F" w:rsidRPr="000D4CC8" w:rsidRDefault="0009147F" w:rsidP="00A101A0">
      <w:pPr>
        <w:rPr>
          <w:lang w:eastAsia="pt-BR"/>
        </w:rPr>
      </w:pPr>
    </w:p>
    <w:p w:rsidR="0009147F" w:rsidRDefault="0009147F" w:rsidP="00A101A0">
      <w:pPr>
        <w:spacing w:line="360" w:lineRule="auto"/>
        <w:ind w:firstLine="708"/>
        <w:jc w:val="both"/>
        <w:rPr>
          <w:rFonts w:ascii="Arial" w:hAnsi="Arial" w:cs="Arial"/>
          <w:sz w:val="24"/>
          <w:szCs w:val="24"/>
        </w:rPr>
      </w:pPr>
      <w:r>
        <w:rPr>
          <w:rFonts w:ascii="Arial" w:hAnsi="Arial" w:cs="Arial"/>
          <w:sz w:val="24"/>
          <w:szCs w:val="24"/>
        </w:rPr>
        <w:t>Para esta plataforma, que é muito difundida na internet, sua alimentação pode ser feita basicamente de duas maneiras. A primeira é através de uma fonte externa, e a segunda,</w:t>
      </w:r>
      <w:ins w:id="158" w:author="Adam" w:date="2016-11-28T17:47:00Z">
        <w:r w:rsidR="00E31756">
          <w:rPr>
            <w:rFonts w:ascii="Arial" w:hAnsi="Arial" w:cs="Arial"/>
            <w:sz w:val="24"/>
            <w:szCs w:val="24"/>
          </w:rPr>
          <w:t xml:space="preserve"> é feita através </w:t>
        </w:r>
      </w:ins>
      <w:r>
        <w:rPr>
          <w:rFonts w:ascii="Arial" w:hAnsi="Arial" w:cs="Arial"/>
          <w:sz w:val="24"/>
          <w:szCs w:val="24"/>
        </w:rPr>
        <w:t>da conexão USB. Também há pinos com esta função específica para alimentação. A Figura 2 apresenta formas de energizar o Arduino.</w:t>
      </w:r>
    </w:p>
    <w:p w:rsidR="00146E61" w:rsidRDefault="000C1F1D" w:rsidP="00146E61">
      <w:pPr>
        <w:keepNext/>
        <w:spacing w:line="360" w:lineRule="auto"/>
        <w:ind w:firstLine="708"/>
        <w:jc w:val="center"/>
        <w:rPr>
          <w:ins w:id="159" w:author="Adam" w:date="2016-11-28T19:45:00Z"/>
        </w:rPr>
        <w:pPrChange w:id="160" w:author="Adam" w:date="2016-11-28T19:45:00Z">
          <w:pPr>
            <w:spacing w:line="360" w:lineRule="auto"/>
            <w:ind w:firstLine="708"/>
            <w:jc w:val="center"/>
          </w:pPr>
        </w:pPrChange>
      </w:pPr>
      <w:ins w:id="161" w:author="Adam" w:date="2016-11-28T17:58:00Z">
        <w:r w:rsidRPr="000C1F1D">
          <w:rPr>
            <w:rFonts w:ascii="Arial" w:hAnsi="Arial" w:cs="Arial"/>
            <w:color w:val="FF0000"/>
            <w:sz w:val="24"/>
            <w:szCs w:val="24"/>
          </w:rPr>
          <w:lastRenderedPageBreak/>
          <w:drawing>
            <wp:inline distT="0" distB="0" distL="0" distR="0" wp14:anchorId="6BA19EB3" wp14:editId="325227FF">
              <wp:extent cx="5255895" cy="30062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6787" cy="3006775"/>
                      </a:xfrm>
                      <a:prstGeom prst="rect">
                        <a:avLst/>
                      </a:prstGeom>
                    </pic:spPr>
                  </pic:pic>
                </a:graphicData>
              </a:graphic>
            </wp:inline>
          </w:drawing>
        </w:r>
      </w:ins>
    </w:p>
    <w:p w:rsidR="00146E61" w:rsidRPr="00146E61" w:rsidRDefault="00146E61" w:rsidP="00146E61">
      <w:pPr>
        <w:pStyle w:val="SemEspaamento"/>
        <w:jc w:val="center"/>
        <w:rPr>
          <w:ins w:id="162" w:author="Adam" w:date="2016-11-28T19:46:00Z"/>
          <w:rFonts w:ascii="Arial" w:hAnsi="Arial" w:cs="Arial"/>
          <w:sz w:val="20"/>
          <w:szCs w:val="20"/>
          <w:rPrChange w:id="163" w:author="Adam" w:date="2016-11-28T19:47:00Z">
            <w:rPr>
              <w:ins w:id="164" w:author="Adam" w:date="2016-11-28T19:46:00Z"/>
            </w:rPr>
          </w:rPrChange>
        </w:rPr>
      </w:pPr>
      <w:ins w:id="165" w:author="Adam" w:date="2016-11-28T19:45:00Z">
        <w:r w:rsidRPr="00146E61">
          <w:rPr>
            <w:rFonts w:ascii="Arial" w:hAnsi="Arial" w:cs="Arial"/>
            <w:sz w:val="20"/>
            <w:szCs w:val="20"/>
            <w:rPrChange w:id="166" w:author="Adam" w:date="2016-11-28T19:47:00Z">
              <w:rPr/>
            </w:rPrChange>
          </w:rPr>
          <w:t xml:space="preserve">Figura </w:t>
        </w:r>
        <w:r w:rsidRPr="00146E61">
          <w:rPr>
            <w:rFonts w:ascii="Arial" w:hAnsi="Arial" w:cs="Arial"/>
            <w:sz w:val="20"/>
            <w:szCs w:val="20"/>
            <w:rPrChange w:id="167" w:author="Adam" w:date="2016-11-28T19:47:00Z">
              <w:rPr/>
            </w:rPrChange>
          </w:rPr>
          <w:fldChar w:fldCharType="begin"/>
        </w:r>
        <w:r w:rsidRPr="00146E61">
          <w:rPr>
            <w:rFonts w:ascii="Arial" w:hAnsi="Arial" w:cs="Arial"/>
            <w:sz w:val="20"/>
            <w:szCs w:val="20"/>
            <w:rPrChange w:id="168" w:author="Adam" w:date="2016-11-28T19:47:00Z">
              <w:rPr/>
            </w:rPrChange>
          </w:rPr>
          <w:instrText xml:space="preserve"> SEQ Figura \* ARABIC </w:instrText>
        </w:r>
      </w:ins>
      <w:r w:rsidRPr="00146E61">
        <w:rPr>
          <w:rFonts w:ascii="Arial" w:hAnsi="Arial" w:cs="Arial"/>
          <w:sz w:val="20"/>
          <w:szCs w:val="20"/>
          <w:rPrChange w:id="169" w:author="Adam" w:date="2016-11-28T19:47:00Z">
            <w:rPr/>
          </w:rPrChange>
        </w:rPr>
        <w:fldChar w:fldCharType="separate"/>
      </w:r>
      <w:ins w:id="170" w:author="Adam" w:date="2016-11-28T21:01:00Z">
        <w:r w:rsidR="00842E3D">
          <w:rPr>
            <w:rFonts w:ascii="Arial" w:hAnsi="Arial" w:cs="Arial"/>
            <w:noProof/>
            <w:sz w:val="20"/>
            <w:szCs w:val="20"/>
          </w:rPr>
          <w:t>2</w:t>
        </w:r>
      </w:ins>
      <w:ins w:id="171" w:author="Adam" w:date="2016-11-28T19:45:00Z">
        <w:r w:rsidRPr="00146E61">
          <w:rPr>
            <w:rFonts w:ascii="Arial" w:hAnsi="Arial" w:cs="Arial"/>
            <w:sz w:val="20"/>
            <w:szCs w:val="20"/>
            <w:rPrChange w:id="172" w:author="Adam" w:date="2016-11-28T19:47:00Z">
              <w:rPr/>
            </w:rPrChange>
          </w:rPr>
          <w:fldChar w:fldCharType="end"/>
        </w:r>
        <w:r w:rsidRPr="00146E61">
          <w:rPr>
            <w:rFonts w:ascii="Arial" w:hAnsi="Arial" w:cs="Arial"/>
            <w:sz w:val="20"/>
            <w:szCs w:val="20"/>
            <w:rPrChange w:id="173" w:author="Adam" w:date="2016-11-28T19:47:00Z">
              <w:rPr/>
            </w:rPrChange>
          </w:rPr>
          <w:t xml:space="preserve"> - Alimentação da Placa ArduinoMega 2560 R3 </w:t>
        </w:r>
      </w:ins>
    </w:p>
    <w:p w:rsidR="00146E61" w:rsidRDefault="00146E61" w:rsidP="00146E61">
      <w:pPr>
        <w:pStyle w:val="SemEspaamento"/>
        <w:jc w:val="center"/>
        <w:rPr>
          <w:ins w:id="174" w:author="Adam" w:date="2016-11-28T19:45:00Z"/>
          <w:rFonts w:ascii="Arial" w:hAnsi="Arial" w:cs="Arial"/>
          <w:sz w:val="20"/>
          <w:szCs w:val="20"/>
        </w:rPr>
      </w:pPr>
      <w:ins w:id="175" w:author="Adam" w:date="2016-11-28T19:45: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HYPERLINK "https://www.arduino.cc/en/Main/arduinoBoardMega" </w:instrText>
        </w:r>
        <w:r>
          <w:rPr>
            <w:rFonts w:ascii="Arial" w:hAnsi="Arial" w:cs="Arial"/>
            <w:sz w:val="20"/>
            <w:szCs w:val="20"/>
          </w:rPr>
        </w:r>
        <w:r>
          <w:rPr>
            <w:rFonts w:ascii="Arial" w:hAnsi="Arial" w:cs="Arial"/>
            <w:sz w:val="20"/>
            <w:szCs w:val="20"/>
          </w:rPr>
          <w:fldChar w:fldCharType="separate"/>
        </w:r>
        <w:r w:rsidRPr="00146E61">
          <w:rPr>
            <w:rPrChange w:id="176" w:author="Adam" w:date="2016-11-28T19:47:00Z">
              <w:rPr>
                <w:rStyle w:val="Hyperlink"/>
                <w:rFonts w:ascii="Arial" w:hAnsi="Arial" w:cs="Arial"/>
                <w:sz w:val="20"/>
                <w:szCs w:val="20"/>
              </w:rPr>
            </w:rPrChange>
          </w:rPr>
          <w:t>https://www.arduino.cc/en/Main/arduinoBoardMega</w:t>
        </w:r>
        <w:r>
          <w:rPr>
            <w:rFonts w:ascii="Arial" w:hAnsi="Arial" w:cs="Arial"/>
            <w:sz w:val="20"/>
            <w:szCs w:val="20"/>
          </w:rPr>
          <w:fldChar w:fldCharType="end"/>
        </w:r>
        <w:r w:rsidRPr="007F118A">
          <w:rPr>
            <w:rFonts w:ascii="Arial" w:hAnsi="Arial" w:cs="Arial"/>
            <w:sz w:val="20"/>
            <w:szCs w:val="20"/>
          </w:rPr>
          <w:t>acessado em 10/2016</w:t>
        </w:r>
        <w:r w:rsidRPr="002B2F4D">
          <w:rPr>
            <w:rFonts w:ascii="Arial" w:hAnsi="Arial" w:cs="Arial"/>
            <w:sz w:val="20"/>
            <w:szCs w:val="20"/>
          </w:rPr>
          <w:t>)</w:t>
        </w:r>
      </w:ins>
    </w:p>
    <w:p w:rsidR="00146E61" w:rsidRPr="00146E61" w:rsidRDefault="00146E61" w:rsidP="00146E61">
      <w:pPr>
        <w:pStyle w:val="SemEspaamento"/>
        <w:jc w:val="center"/>
        <w:rPr>
          <w:ins w:id="177" w:author="Adam" w:date="2016-11-28T19:45:00Z"/>
          <w:rFonts w:ascii="Arial" w:hAnsi="Arial" w:cs="Arial"/>
          <w:sz w:val="20"/>
          <w:szCs w:val="20"/>
          <w:rPrChange w:id="178" w:author="Adam" w:date="2016-11-28T19:47:00Z">
            <w:rPr>
              <w:ins w:id="179" w:author="Adam" w:date="2016-11-28T19:45:00Z"/>
            </w:rPr>
          </w:rPrChange>
        </w:rPr>
        <w:pPrChange w:id="180" w:author="Adam" w:date="2016-11-28T19:47:00Z">
          <w:pPr>
            <w:pStyle w:val="Legenda"/>
          </w:pPr>
        </w:pPrChange>
      </w:pPr>
    </w:p>
    <w:p w:rsidR="00C94209" w:rsidRPr="00C94209" w:rsidDel="00E31756" w:rsidRDefault="000C1F1D" w:rsidP="00A101A0">
      <w:pPr>
        <w:spacing w:line="360" w:lineRule="auto"/>
        <w:ind w:firstLine="708"/>
        <w:jc w:val="both"/>
        <w:rPr>
          <w:del w:id="181" w:author="Adam" w:date="2016-11-28T17:49:00Z"/>
          <w:rFonts w:ascii="Arial" w:hAnsi="Arial" w:cs="Arial"/>
          <w:color w:val="FF0000"/>
          <w:sz w:val="24"/>
          <w:szCs w:val="24"/>
        </w:rPr>
      </w:pPr>
      <w:ins w:id="182" w:author="Adam" w:date="2016-11-28T17:58:00Z">
        <w:r w:rsidRPr="000C1F1D" w:rsidDel="00E31756">
          <w:rPr>
            <w:rFonts w:ascii="Arial" w:hAnsi="Arial" w:cs="Arial"/>
            <w:color w:val="FF0000"/>
            <w:sz w:val="24"/>
            <w:szCs w:val="24"/>
          </w:rPr>
          <w:t xml:space="preserve"> </w:t>
        </w:r>
      </w:ins>
      <w:del w:id="183" w:author="Adam" w:date="2016-11-28T17:49:00Z">
        <w:r w:rsidR="00C94209" w:rsidRPr="00C94209" w:rsidDel="00E31756">
          <w:rPr>
            <w:rFonts w:ascii="Arial" w:hAnsi="Arial" w:cs="Arial"/>
            <w:color w:val="FF0000"/>
            <w:sz w:val="24"/>
            <w:szCs w:val="24"/>
          </w:rPr>
          <w:delText>ARRUMAR ESTA FIGURA</w:delText>
        </w:r>
      </w:del>
    </w:p>
    <w:p w:rsidR="0009147F" w:rsidDel="00146E61" w:rsidRDefault="00146E61" w:rsidP="00146E61">
      <w:pPr>
        <w:spacing w:line="360" w:lineRule="auto"/>
        <w:ind w:firstLine="708"/>
        <w:jc w:val="center"/>
        <w:rPr>
          <w:del w:id="184" w:author="Adam" w:date="2016-11-28T19:45:00Z"/>
          <w:rFonts w:ascii="Arial" w:hAnsi="Arial" w:cs="Arial"/>
          <w:sz w:val="24"/>
          <w:szCs w:val="24"/>
        </w:rPr>
        <w:pPrChange w:id="185" w:author="Adam" w:date="2016-11-28T19:45:00Z">
          <w:pPr>
            <w:spacing w:line="360" w:lineRule="auto"/>
            <w:ind w:firstLine="708"/>
            <w:jc w:val="center"/>
          </w:pPr>
        </w:pPrChange>
      </w:pPr>
      <w:ins w:id="186" w:author="Adam" w:date="2016-11-28T19:45:00Z">
        <w:r w:rsidDel="000C1F1D">
          <w:rPr>
            <w:noProof/>
            <w:lang w:eastAsia="pt-BR"/>
          </w:rPr>
          <w:t xml:space="preserve"> </w:t>
        </w:r>
      </w:ins>
      <w:del w:id="187" w:author="Adam" w:date="2016-11-28T17:57:00Z">
        <w:r w:rsidR="00E44D2F" w:rsidDel="000C1F1D">
          <w:rPr>
            <w:noProof/>
            <w:lang w:eastAsia="pt-BR"/>
          </w:rPr>
          <w:pict>
            <v:shape id="_x0000_s1027" type="#_x0000_t202" style="position:absolute;left:0;text-align:left;margin-left:11.85pt;margin-top:37.7pt;width:105.6pt;height:28.85pt;z-index:2516597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">
              <v:textbox>
                <w:txbxContent>
                  <w:p w:rsidR="00842E3D" w:rsidRPr="00C94209" w:rsidRDefault="00842E3D">
                    <w:pPr>
                      <w:rPr>
                        <w:color w:val="FF0000"/>
                      </w:rPr>
                    </w:pPr>
                    <w:r w:rsidRPr="00C94209">
                      <w:rPr>
                        <w:color w:val="FF0000"/>
                      </w:rPr>
                      <w:t xml:space="preserve">Conexão USB </w:t>
                    </w:r>
                  </w:p>
                </w:txbxContent>
              </v:textbox>
            </v:shape>
          </w:pict>
        </w:r>
      </w:del>
      <w:del w:id="188" w:author="Adam" w:date="2016-11-28T17:58:00Z">
        <w:r w:rsidR="00E44D2F" w:rsidDel="000C1F1D">
          <w:rPr>
            <w:noProof/>
            <w:lang w:eastAsia="pt-BR"/>
          </w:rPr>
          <w:pict>
            <v:shape id="_x0000_s1028" type="#_x0000_t202" style="position:absolute;left:0;text-align:left;margin-left:11.85pt;margin-top:119.7pt;width:113.45pt;height:36.3pt;z-index:2516608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">
              <v:textbox>
                <w:txbxContent>
                  <w:p w:rsidR="00842E3D" w:rsidRPr="00C94209" w:rsidRDefault="00842E3D" w:rsidP="00C94209">
                    <w:pPr>
                      <w:jc w:val="center"/>
                      <w:rPr>
                        <w:color w:val="FF0000"/>
                      </w:rPr>
                    </w:pPr>
                    <w:r w:rsidRPr="00C94209">
                      <w:rPr>
                        <w:color w:val="FF0000"/>
                      </w:rPr>
                      <w:t>Alimentação fonte externa</w:t>
                    </w:r>
                  </w:p>
                </w:txbxContent>
              </v:textbox>
            </v:shape>
          </w:pict>
        </w:r>
      </w:del>
      <w:del w:id="189" w:author="Adam" w:date="2016-11-28T17:57:00Z">
        <w:r w:rsidR="00EC6740" w:rsidDel="000C1F1D">
          <w:rPr>
            <w:rFonts w:ascii="Arial" w:hAnsi="Arial" w:cs="Arial"/>
            <w:noProof/>
            <w:sz w:val="24"/>
            <w:szCs w:val="24"/>
            <w:lang w:eastAsia="pt-BR"/>
          </w:rPr>
          <w:drawing>
            <wp:inline distT="0" distB="0" distL="0" distR="0" wp14:anchorId="14D53BEE" wp14:editId="5368C837">
              <wp:extent cx="2321560" cy="2178685"/>
              <wp:effectExtent l="0" t="0" r="2540" b="0"/>
              <wp:docPr id="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1560" cy="2178685"/>
                      </a:xfrm>
                      <a:prstGeom prst="rect">
                        <a:avLst/>
                      </a:prstGeom>
                      <a:noFill/>
                      <a:ln>
                        <a:noFill/>
                      </a:ln>
                    </pic:spPr>
                  </pic:pic>
                </a:graphicData>
              </a:graphic>
            </wp:inline>
          </w:drawing>
        </w:r>
      </w:del>
    </w:p>
    <w:p w:rsidR="0009147F" w:rsidRPr="002B2F4D" w:rsidDel="00146E61" w:rsidRDefault="0009147F" w:rsidP="00146E61">
      <w:pPr>
        <w:spacing w:line="360" w:lineRule="auto"/>
        <w:ind w:firstLine="708"/>
        <w:jc w:val="center"/>
        <w:rPr>
          <w:del w:id="190" w:author="Adam" w:date="2016-11-28T19:45:00Z"/>
          <w:rFonts w:ascii="Arial" w:hAnsi="Arial" w:cs="Arial"/>
          <w:sz w:val="20"/>
          <w:szCs w:val="20"/>
        </w:rPr>
        <w:pPrChange w:id="191" w:author="Adam" w:date="2016-11-28T19:45:00Z">
          <w:pPr>
            <w:pStyle w:val="SemEspaamento"/>
            <w:jc w:val="center"/>
          </w:pPr>
        </w:pPrChange>
      </w:pPr>
      <w:del w:id="192" w:author="Adam" w:date="2016-11-28T19:45:00Z">
        <w:r w:rsidRPr="002B2F4D" w:rsidDel="00146E61">
          <w:rPr>
            <w:rFonts w:ascii="Arial" w:hAnsi="Arial" w:cs="Arial"/>
            <w:sz w:val="20"/>
            <w:szCs w:val="20"/>
          </w:rPr>
          <w:delText>Figura 2: Alimentação da Placa ArduinoMega 2560 R3</w:delText>
        </w:r>
      </w:del>
    </w:p>
    <w:p w:rsidR="0009147F" w:rsidDel="00146E61" w:rsidRDefault="0009147F" w:rsidP="00146E61">
      <w:pPr>
        <w:spacing w:line="360" w:lineRule="auto"/>
        <w:ind w:firstLine="708"/>
        <w:jc w:val="center"/>
        <w:rPr>
          <w:del w:id="193" w:author="Adam" w:date="2016-11-28T19:45:00Z"/>
          <w:rFonts w:ascii="Arial" w:hAnsi="Arial" w:cs="Arial"/>
          <w:sz w:val="20"/>
          <w:szCs w:val="20"/>
        </w:rPr>
        <w:pPrChange w:id="194" w:author="Adam" w:date="2016-11-28T19:45:00Z">
          <w:pPr>
            <w:pStyle w:val="SemEspaamento"/>
            <w:jc w:val="center"/>
          </w:pPr>
        </w:pPrChange>
      </w:pPr>
      <w:del w:id="195" w:author="Adam" w:date="2016-11-28T19:45:00Z">
        <w:r w:rsidRPr="002B2F4D" w:rsidDel="00146E61">
          <w:rPr>
            <w:rFonts w:ascii="Arial" w:hAnsi="Arial" w:cs="Arial"/>
            <w:sz w:val="20"/>
            <w:szCs w:val="20"/>
          </w:rPr>
          <w:delText>(fonte: )</w:delText>
        </w:r>
      </w:del>
    </w:p>
    <w:p w:rsidR="00C94209" w:rsidRDefault="00C94209" w:rsidP="00146E61">
      <w:pPr>
        <w:spacing w:line="360" w:lineRule="auto"/>
        <w:ind w:firstLine="708"/>
        <w:jc w:val="center"/>
        <w:rPr>
          <w:rFonts w:ascii="Arial" w:hAnsi="Arial" w:cs="Arial"/>
          <w:sz w:val="20"/>
          <w:szCs w:val="20"/>
        </w:rPr>
        <w:pPrChange w:id="196" w:author="Adam" w:date="2016-11-28T19:45:00Z">
          <w:pPr>
            <w:pStyle w:val="SemEspaamento"/>
            <w:jc w:val="center"/>
          </w:pPr>
        </w:pPrChange>
      </w:pPr>
    </w:p>
    <w:p w:rsidR="00C94209" w:rsidRPr="002B2F4D" w:rsidRDefault="00C94209" w:rsidP="00A101A0">
      <w:pPr>
        <w:pStyle w:val="SemEspaamento"/>
        <w:jc w:val="center"/>
        <w:rPr>
          <w:rFonts w:ascii="Arial" w:hAnsi="Arial" w:cs="Arial"/>
          <w:sz w:val="20"/>
          <w:szCs w:val="20"/>
        </w:rPr>
      </w:pPr>
    </w:p>
    <w:p w:rsidR="0009147F" w:rsidRPr="00311CBC" w:rsidRDefault="0009147F" w:rsidP="00A101A0">
      <w:pPr>
        <w:pStyle w:val="Ttulo3"/>
        <w:spacing w:line="360" w:lineRule="auto"/>
        <w:jc w:val="both"/>
        <w:rPr>
          <w:rFonts w:ascii="Arial" w:hAnsi="Arial" w:cs="Arial"/>
          <w:color w:val="auto"/>
          <w:lang w:eastAsia="pt-BR"/>
        </w:rPr>
      </w:pPr>
      <w:bookmarkStart w:id="197" w:name="_Toc466010550"/>
      <w:bookmarkStart w:id="198" w:name="_Toc466021400"/>
      <w:r w:rsidRPr="00311CBC">
        <w:rPr>
          <w:rFonts w:ascii="Arial" w:hAnsi="Arial" w:cs="Arial"/>
          <w:color w:val="auto"/>
          <w:lang w:eastAsia="pt-BR"/>
        </w:rPr>
        <w:t>2.3.1.1</w:t>
      </w:r>
      <w:r w:rsidRPr="00311CBC">
        <w:rPr>
          <w:rFonts w:ascii="Arial" w:hAnsi="Arial" w:cs="Arial"/>
          <w:color w:val="auto"/>
          <w:lang w:eastAsia="pt-BR"/>
        </w:rPr>
        <w:tab/>
        <w:t>Fonte Externa</w:t>
      </w:r>
      <w:bookmarkEnd w:id="197"/>
      <w:bookmarkEnd w:id="198"/>
    </w:p>
    <w:p w:rsidR="0009147F" w:rsidRDefault="0009147F" w:rsidP="00A101A0">
      <w:pPr>
        <w:pStyle w:val="PargrafodaLista"/>
        <w:spacing w:after="0" w:line="360" w:lineRule="auto"/>
        <w:ind w:left="0" w:firstLine="708"/>
        <w:jc w:val="both"/>
        <w:rPr>
          <w:rFonts w:ascii="Arial" w:hAnsi="Arial" w:cs="Arial"/>
          <w:sz w:val="24"/>
          <w:szCs w:val="24"/>
        </w:rPr>
      </w:pPr>
    </w:p>
    <w:p w:rsidR="00F15284" w:rsidRPr="002F086D" w:rsidRDefault="00763C31" w:rsidP="00A101A0">
      <w:pPr>
        <w:pStyle w:val="PargrafodaLista"/>
        <w:spacing w:after="0" w:line="360" w:lineRule="auto"/>
        <w:ind w:left="0" w:firstLine="708"/>
        <w:jc w:val="both"/>
        <w:rPr>
          <w:rFonts w:ascii="Arial" w:hAnsi="Arial" w:cs="Arial"/>
          <w:sz w:val="24"/>
          <w:szCs w:val="24"/>
          <w:rPrChange w:id="199" w:author="Adam" w:date="2016-11-28T18:23:00Z">
            <w:rPr>
              <w:rFonts w:ascii="Arial" w:hAnsi="Arial" w:cs="Arial"/>
            </w:rPr>
          </w:rPrChange>
        </w:rPr>
      </w:pPr>
      <w:r>
        <w:rPr>
          <w:rFonts w:ascii="Arial" w:hAnsi="Arial" w:cs="Arial"/>
          <w:sz w:val="24"/>
          <w:szCs w:val="24"/>
        </w:rPr>
        <w:t>De</w:t>
      </w:r>
      <w:r w:rsidR="0009147F">
        <w:rPr>
          <w:rFonts w:ascii="Arial" w:hAnsi="Arial" w:cs="Arial"/>
          <w:sz w:val="24"/>
          <w:szCs w:val="24"/>
        </w:rPr>
        <w:t xml:space="preserve"> acordo com </w:t>
      </w:r>
      <w:r w:rsidR="0009147F" w:rsidRPr="002F086D">
        <w:rPr>
          <w:rFonts w:ascii="Arial" w:hAnsi="Arial" w:cs="Arial"/>
          <w:sz w:val="24"/>
          <w:szCs w:val="24"/>
          <w:rPrChange w:id="200" w:author="Adam" w:date="2016-11-28T18:23:00Z">
            <w:rPr>
              <w:rFonts w:ascii="Arial" w:hAnsi="Arial" w:cs="Arial"/>
              <w:color w:val="000000"/>
              <w:sz w:val="24"/>
              <w:szCs w:val="24"/>
            </w:rPr>
          </w:rPrChange>
        </w:rPr>
        <w:t xml:space="preserve">(SOUZA, 2014) </w:t>
      </w:r>
      <w:r w:rsidR="0009147F" w:rsidRPr="002F086D">
        <w:rPr>
          <w:rFonts w:ascii="Arial" w:hAnsi="Arial" w:cs="Arial"/>
          <w:sz w:val="24"/>
          <w:szCs w:val="24"/>
          <w:rPrChange w:id="201" w:author="Adam" w:date="2016-11-28T18:23:00Z">
            <w:rPr>
              <w:rFonts w:ascii="Arial" w:hAnsi="Arial" w:cs="Arial"/>
              <w:highlight w:val="yellow"/>
            </w:rPr>
          </w:rPrChange>
        </w:rPr>
        <w:t>[11]</w:t>
      </w:r>
      <w:r w:rsidR="0009147F" w:rsidRPr="002F086D">
        <w:rPr>
          <w:rFonts w:ascii="Arial" w:hAnsi="Arial" w:cs="Arial"/>
          <w:sz w:val="24"/>
          <w:szCs w:val="24"/>
          <w:rPrChange w:id="202" w:author="Adam" w:date="2016-11-28T18:23:00Z">
            <w:rPr>
              <w:rFonts w:ascii="Arial" w:hAnsi="Arial" w:cs="Arial"/>
            </w:rPr>
          </w:rPrChange>
        </w:rPr>
        <w:t xml:space="preserve"> a alimentação </w:t>
      </w:r>
      <w:r w:rsidR="00944F69" w:rsidRPr="002F086D">
        <w:rPr>
          <w:rFonts w:ascii="Arial" w:hAnsi="Arial" w:cs="Arial"/>
          <w:sz w:val="24"/>
          <w:szCs w:val="24"/>
          <w:rPrChange w:id="203" w:author="Adam" w:date="2016-11-28T18:23:00Z">
            <w:rPr>
              <w:rFonts w:ascii="Arial" w:hAnsi="Arial" w:cs="Arial"/>
            </w:rPr>
          </w:rPrChange>
        </w:rPr>
        <w:t>é feita através d</w:t>
      </w:r>
      <w:ins w:id="204" w:author="Adam" w:date="2016-11-28T17:58:00Z">
        <w:r w:rsidR="000C1F1D" w:rsidRPr="002F086D">
          <w:rPr>
            <w:rFonts w:ascii="Arial" w:hAnsi="Arial" w:cs="Arial"/>
            <w:sz w:val="24"/>
            <w:szCs w:val="24"/>
            <w:rPrChange w:id="205" w:author="Adam" w:date="2016-11-28T18:23:00Z">
              <w:rPr>
                <w:rFonts w:ascii="Arial" w:hAnsi="Arial" w:cs="Arial"/>
              </w:rPr>
            </w:rPrChange>
          </w:rPr>
          <w:t>a tomada de força</w:t>
        </w:r>
      </w:ins>
      <w:del w:id="206" w:author="Adam" w:date="2016-11-28T17:58:00Z">
        <w:r w:rsidR="00944F69" w:rsidRPr="002F086D" w:rsidDel="000C1F1D">
          <w:rPr>
            <w:rFonts w:ascii="Arial" w:hAnsi="Arial" w:cs="Arial"/>
            <w:sz w:val="24"/>
            <w:szCs w:val="24"/>
            <w:rPrChange w:id="207" w:author="Adam" w:date="2016-11-28T18:23:00Z">
              <w:rPr>
                <w:rFonts w:ascii="Arial" w:hAnsi="Arial" w:cs="Arial"/>
              </w:rPr>
            </w:rPrChange>
          </w:rPr>
          <w:delText>o Conector</w:delText>
        </w:r>
      </w:del>
      <w:r w:rsidR="0009147F" w:rsidRPr="002F086D">
        <w:rPr>
          <w:rFonts w:ascii="Arial" w:hAnsi="Arial" w:cs="Arial"/>
          <w:sz w:val="24"/>
          <w:szCs w:val="24"/>
          <w:rPrChange w:id="208" w:author="Adam" w:date="2016-11-28T18:23:00Z">
            <w:rPr>
              <w:rFonts w:ascii="Arial" w:hAnsi="Arial" w:cs="Arial"/>
            </w:rPr>
          </w:rPrChange>
        </w:rPr>
        <w:t>, com tensão entre</w:t>
      </w:r>
      <w:del w:id="209" w:author="Adam" w:date="2016-11-28T17:59:00Z">
        <w:r w:rsidR="0009147F" w:rsidRPr="002F086D" w:rsidDel="000C1F1D">
          <w:rPr>
            <w:rFonts w:ascii="Arial" w:hAnsi="Arial" w:cs="Arial"/>
            <w:sz w:val="24"/>
            <w:szCs w:val="24"/>
            <w:rPrChange w:id="210" w:author="Adam" w:date="2016-11-28T18:23:00Z">
              <w:rPr>
                <w:rFonts w:ascii="Arial" w:hAnsi="Arial" w:cs="Arial"/>
              </w:rPr>
            </w:rPrChange>
          </w:rPr>
          <w:delText xml:space="preserve"> os limites de</w:delText>
        </w:r>
      </w:del>
      <w:r w:rsidR="0009147F" w:rsidRPr="002F086D">
        <w:rPr>
          <w:rFonts w:ascii="Arial" w:hAnsi="Arial" w:cs="Arial"/>
          <w:sz w:val="24"/>
          <w:szCs w:val="24"/>
          <w:rPrChange w:id="211" w:author="Adam" w:date="2016-11-28T18:23:00Z">
            <w:rPr>
              <w:rFonts w:ascii="Arial" w:hAnsi="Arial" w:cs="Arial"/>
            </w:rPr>
          </w:rPrChange>
        </w:rPr>
        <w:t xml:space="preserve"> 6V </w:t>
      </w:r>
      <w:ins w:id="212" w:author="Adam" w:date="2016-11-28T17:59:00Z">
        <w:r w:rsidR="000C1F1D" w:rsidRPr="002F086D">
          <w:rPr>
            <w:rFonts w:ascii="Arial" w:hAnsi="Arial" w:cs="Arial"/>
            <w:sz w:val="24"/>
            <w:szCs w:val="24"/>
            <w:rPrChange w:id="213" w:author="Adam" w:date="2016-11-28T18:23:00Z">
              <w:rPr>
                <w:rFonts w:ascii="Arial" w:hAnsi="Arial" w:cs="Arial"/>
              </w:rPr>
            </w:rPrChange>
          </w:rPr>
          <w:t>e</w:t>
        </w:r>
      </w:ins>
      <w:del w:id="214" w:author="Adam" w:date="2016-11-28T17:59:00Z">
        <w:r w:rsidR="0009147F" w:rsidRPr="002F086D" w:rsidDel="000C1F1D">
          <w:rPr>
            <w:rFonts w:ascii="Arial" w:hAnsi="Arial" w:cs="Arial"/>
            <w:sz w:val="24"/>
            <w:szCs w:val="24"/>
            <w:rPrChange w:id="215" w:author="Adam" w:date="2016-11-28T18:23:00Z">
              <w:rPr>
                <w:rFonts w:ascii="Arial" w:hAnsi="Arial" w:cs="Arial"/>
              </w:rPr>
            </w:rPrChange>
          </w:rPr>
          <w:delText>a</w:delText>
        </w:r>
      </w:del>
      <w:r w:rsidR="0009147F" w:rsidRPr="002F086D">
        <w:rPr>
          <w:rFonts w:ascii="Arial" w:hAnsi="Arial" w:cs="Arial"/>
          <w:sz w:val="24"/>
          <w:szCs w:val="24"/>
          <w:rPrChange w:id="216" w:author="Adam" w:date="2016-11-28T18:23:00Z">
            <w:rPr>
              <w:rFonts w:ascii="Arial" w:hAnsi="Arial" w:cs="Arial"/>
            </w:rPr>
          </w:rPrChange>
        </w:rPr>
        <w:t xml:space="preserve"> 20V</w:t>
      </w:r>
      <w:ins w:id="217" w:author="Adam" w:date="2016-11-28T17:59:00Z">
        <w:r w:rsidR="000C1F1D" w:rsidRPr="002F086D">
          <w:rPr>
            <w:rFonts w:ascii="Arial" w:hAnsi="Arial" w:cs="Arial"/>
            <w:sz w:val="24"/>
            <w:szCs w:val="24"/>
            <w:rPrChange w:id="218" w:author="Adam" w:date="2016-11-28T18:23:00Z">
              <w:rPr>
                <w:rFonts w:ascii="Arial" w:hAnsi="Arial" w:cs="Arial"/>
              </w:rPr>
            </w:rPrChange>
          </w:rPr>
          <w:t xml:space="preserve"> de tensão contínua</w:t>
        </w:r>
      </w:ins>
      <w:r w:rsidR="0009147F" w:rsidRPr="002F086D">
        <w:rPr>
          <w:rFonts w:ascii="Arial" w:hAnsi="Arial" w:cs="Arial"/>
          <w:sz w:val="24"/>
          <w:szCs w:val="24"/>
          <w:rPrChange w:id="219" w:author="Adam" w:date="2016-11-28T18:23:00Z">
            <w:rPr>
              <w:rFonts w:ascii="Arial" w:hAnsi="Arial" w:cs="Arial"/>
            </w:rPr>
          </w:rPrChange>
        </w:rPr>
        <w:t xml:space="preserve">, </w:t>
      </w:r>
      <w:del w:id="220" w:author="Adam" w:date="2016-11-28T17:59:00Z">
        <w:r w:rsidR="0009147F" w:rsidRPr="002F086D" w:rsidDel="000C1F1D">
          <w:rPr>
            <w:rFonts w:ascii="Arial" w:hAnsi="Arial" w:cs="Arial"/>
            <w:sz w:val="24"/>
            <w:szCs w:val="24"/>
            <w:rPrChange w:id="221" w:author="Adam" w:date="2016-11-28T18:23:00Z">
              <w:rPr>
                <w:rFonts w:ascii="Arial" w:hAnsi="Arial" w:cs="Arial"/>
              </w:rPr>
            </w:rPrChange>
          </w:rPr>
          <w:delText>porém o ideal para tensões da fonte externa é entre os valores de</w:delText>
        </w:r>
      </w:del>
      <w:ins w:id="222" w:author="Adam" w:date="2016-11-28T17:59:00Z">
        <w:r w:rsidR="000C1F1D" w:rsidRPr="002F086D">
          <w:rPr>
            <w:rFonts w:ascii="Arial" w:hAnsi="Arial" w:cs="Arial"/>
            <w:sz w:val="24"/>
            <w:szCs w:val="24"/>
            <w:rPrChange w:id="223" w:author="Adam" w:date="2016-11-28T18:23:00Z">
              <w:rPr>
                <w:rFonts w:ascii="Arial" w:hAnsi="Arial" w:cs="Arial"/>
              </w:rPr>
            </w:rPrChange>
          </w:rPr>
          <w:t>recomendado</w:t>
        </w:r>
      </w:ins>
      <w:r w:rsidR="0009147F" w:rsidRPr="002F086D">
        <w:rPr>
          <w:rFonts w:ascii="Arial" w:hAnsi="Arial" w:cs="Arial"/>
          <w:sz w:val="24"/>
          <w:szCs w:val="24"/>
          <w:rPrChange w:id="224" w:author="Adam" w:date="2016-11-28T18:23:00Z">
            <w:rPr>
              <w:rFonts w:ascii="Arial" w:hAnsi="Arial" w:cs="Arial"/>
            </w:rPr>
          </w:rPrChange>
        </w:rPr>
        <w:t xml:space="preserve"> </w:t>
      </w:r>
      <w:ins w:id="225" w:author="Adam" w:date="2016-11-28T17:59:00Z">
        <w:r w:rsidR="000C1F1D" w:rsidRPr="002F086D">
          <w:rPr>
            <w:rFonts w:ascii="Arial" w:hAnsi="Arial" w:cs="Arial"/>
            <w:sz w:val="24"/>
            <w:szCs w:val="24"/>
            <w:rPrChange w:id="226" w:author="Adam" w:date="2016-11-28T18:23:00Z">
              <w:rPr>
                <w:rFonts w:ascii="Arial" w:hAnsi="Arial" w:cs="Arial"/>
              </w:rPr>
            </w:rPrChange>
          </w:rPr>
          <w:t xml:space="preserve">pelo fabricante um suplemento entre </w:t>
        </w:r>
      </w:ins>
      <w:r w:rsidR="0009147F" w:rsidRPr="002F086D">
        <w:rPr>
          <w:rFonts w:ascii="Arial" w:hAnsi="Arial" w:cs="Arial"/>
          <w:sz w:val="24"/>
          <w:szCs w:val="24"/>
          <w:rPrChange w:id="227" w:author="Adam" w:date="2016-11-28T18:23:00Z">
            <w:rPr>
              <w:rFonts w:ascii="Arial" w:hAnsi="Arial" w:cs="Arial"/>
            </w:rPr>
          </w:rPrChange>
        </w:rPr>
        <w:t xml:space="preserve">7V </w:t>
      </w:r>
      <w:ins w:id="228" w:author="Adam" w:date="2016-11-28T17:59:00Z">
        <w:r w:rsidR="000C1F1D" w:rsidRPr="002F086D">
          <w:rPr>
            <w:rFonts w:ascii="Arial" w:hAnsi="Arial" w:cs="Arial"/>
            <w:sz w:val="24"/>
            <w:szCs w:val="24"/>
            <w:rPrChange w:id="229" w:author="Adam" w:date="2016-11-28T18:23:00Z">
              <w:rPr>
                <w:rFonts w:ascii="Arial" w:hAnsi="Arial" w:cs="Arial"/>
              </w:rPr>
            </w:rPrChange>
          </w:rPr>
          <w:t>e</w:t>
        </w:r>
      </w:ins>
      <w:del w:id="230" w:author="Adam" w:date="2016-11-28T17:59:00Z">
        <w:r w:rsidR="0009147F" w:rsidRPr="002F086D" w:rsidDel="000C1F1D">
          <w:rPr>
            <w:rFonts w:ascii="Arial" w:hAnsi="Arial" w:cs="Arial"/>
            <w:sz w:val="24"/>
            <w:szCs w:val="24"/>
            <w:rPrChange w:id="231" w:author="Adam" w:date="2016-11-28T18:23:00Z">
              <w:rPr>
                <w:rFonts w:ascii="Arial" w:hAnsi="Arial" w:cs="Arial"/>
              </w:rPr>
            </w:rPrChange>
          </w:rPr>
          <w:delText>a</w:delText>
        </w:r>
      </w:del>
      <w:r w:rsidR="0009147F" w:rsidRPr="002F086D">
        <w:rPr>
          <w:rFonts w:ascii="Arial" w:hAnsi="Arial" w:cs="Arial"/>
          <w:sz w:val="24"/>
          <w:szCs w:val="24"/>
          <w:rPrChange w:id="232" w:author="Adam" w:date="2016-11-28T18:23:00Z">
            <w:rPr>
              <w:rFonts w:ascii="Arial" w:hAnsi="Arial" w:cs="Arial"/>
            </w:rPr>
          </w:rPrChange>
        </w:rPr>
        <w:t xml:space="preserve"> 12V</w:t>
      </w:r>
      <w:r w:rsidR="00F15284" w:rsidRPr="002F086D">
        <w:rPr>
          <w:rFonts w:ascii="Arial" w:hAnsi="Arial" w:cs="Arial"/>
          <w:sz w:val="24"/>
          <w:szCs w:val="24"/>
          <w:rPrChange w:id="233" w:author="Adam" w:date="2016-11-28T18:23:00Z">
            <w:rPr>
              <w:rFonts w:ascii="Arial" w:hAnsi="Arial" w:cs="Arial"/>
            </w:rPr>
          </w:rPrChange>
        </w:rPr>
        <w:t>.</w:t>
      </w:r>
      <w:ins w:id="234" w:author="Adam" w:date="2016-11-28T18:21:00Z">
        <w:r w:rsidR="00FA2210" w:rsidRPr="002F086D">
          <w:rPr>
            <w:rFonts w:ascii="Arial" w:hAnsi="Arial" w:cs="Arial"/>
            <w:sz w:val="24"/>
            <w:szCs w:val="24"/>
            <w:rPrChange w:id="235" w:author="Adam" w:date="2016-11-28T18:23:00Z">
              <w:rPr>
                <w:rFonts w:ascii="Arial" w:hAnsi="Arial" w:cs="Arial"/>
              </w:rPr>
            </w:rPrChange>
          </w:rPr>
          <w:t xml:space="preserve">Esta alimentação pode ser proveniente de qualquer fonte de tensão contínua, quer seja uma bateria, quer seja um conversor de corrente alternada para corrente contínua. </w:t>
        </w:r>
      </w:ins>
      <w:ins w:id="236" w:author="Adam" w:date="2016-11-28T18:22:00Z">
        <w:r w:rsidR="00FA2210" w:rsidRPr="002F086D">
          <w:rPr>
            <w:rFonts w:ascii="Arial" w:hAnsi="Arial" w:cs="Arial"/>
            <w:sz w:val="24"/>
            <w:szCs w:val="24"/>
            <w:rPrChange w:id="237" w:author="Adam" w:date="2016-11-28T18:23:00Z">
              <w:rPr>
                <w:rFonts w:ascii="Arial" w:hAnsi="Arial" w:cs="Arial"/>
              </w:rPr>
            </w:rPrChange>
          </w:rPr>
          <w:t>O Arduino pode necessita</w:t>
        </w:r>
        <w:r w:rsidR="002F086D" w:rsidRPr="002F086D">
          <w:rPr>
            <w:rFonts w:ascii="Arial" w:hAnsi="Arial" w:cs="Arial"/>
            <w:sz w:val="24"/>
            <w:szCs w:val="24"/>
            <w:rPrChange w:id="238" w:author="Adam" w:date="2016-11-28T18:23:00Z">
              <w:rPr>
                <w:rFonts w:ascii="Arial" w:hAnsi="Arial" w:cs="Arial"/>
              </w:rPr>
            </w:rPrChange>
          </w:rPr>
          <w:t>r de até 1 ampère de alimentação.</w:t>
        </w:r>
      </w:ins>
    </w:p>
    <w:p w:rsidR="0009147F" w:rsidRPr="002F086D" w:rsidRDefault="0009147F" w:rsidP="00A101A0">
      <w:pPr>
        <w:pStyle w:val="PargrafodaLista"/>
        <w:spacing w:after="0" w:line="360" w:lineRule="auto"/>
        <w:ind w:left="0" w:firstLine="708"/>
        <w:jc w:val="both"/>
        <w:rPr>
          <w:rFonts w:ascii="Arial" w:hAnsi="Arial" w:cs="Arial"/>
          <w:sz w:val="24"/>
          <w:szCs w:val="24"/>
          <w:rPrChange w:id="239" w:author="Adam" w:date="2016-11-28T18:23:00Z">
            <w:rPr>
              <w:rFonts w:ascii="Arial" w:hAnsi="Arial" w:cs="Arial"/>
              <w:color w:val="000000"/>
              <w:sz w:val="24"/>
              <w:szCs w:val="24"/>
            </w:rPr>
          </w:rPrChange>
        </w:rPr>
      </w:pPr>
      <w:r w:rsidRPr="002F086D">
        <w:rPr>
          <w:rFonts w:ascii="Arial" w:hAnsi="Arial" w:cs="Arial"/>
          <w:sz w:val="24"/>
          <w:szCs w:val="24"/>
          <w:rPrChange w:id="240" w:author="Adam" w:date="2016-11-28T18:23:00Z">
            <w:rPr>
              <w:rFonts w:ascii="Arial" w:hAnsi="Arial" w:cs="Arial"/>
              <w:color w:val="000000"/>
              <w:sz w:val="24"/>
              <w:szCs w:val="24"/>
            </w:rPr>
          </w:rPrChange>
        </w:rPr>
        <w:t>Para alimentar o circuito utilizou-se uma fonte</w:t>
      </w:r>
      <w:ins w:id="241" w:author="Adam" w:date="2016-11-28T18:00:00Z">
        <w:r w:rsidR="000C1F1D" w:rsidRPr="002F086D">
          <w:rPr>
            <w:rFonts w:ascii="Arial" w:hAnsi="Arial" w:cs="Arial"/>
            <w:sz w:val="24"/>
            <w:szCs w:val="24"/>
            <w:rPrChange w:id="242" w:author="Adam" w:date="2016-11-28T18:23:00Z">
              <w:rPr>
                <w:rFonts w:ascii="Arial" w:hAnsi="Arial" w:cs="Arial"/>
                <w:color w:val="000000"/>
                <w:sz w:val="24"/>
                <w:szCs w:val="24"/>
              </w:rPr>
            </w:rPrChange>
          </w:rPr>
          <w:t xml:space="preserve"> chaveada</w:t>
        </w:r>
      </w:ins>
      <w:r w:rsidRPr="002F086D">
        <w:rPr>
          <w:rFonts w:ascii="Arial" w:hAnsi="Arial" w:cs="Arial"/>
          <w:sz w:val="24"/>
          <w:szCs w:val="24"/>
          <w:rPrChange w:id="243" w:author="Adam" w:date="2016-11-28T18:23:00Z">
            <w:rPr>
              <w:rFonts w:ascii="Arial" w:hAnsi="Arial" w:cs="Arial"/>
              <w:color w:val="000000"/>
              <w:sz w:val="24"/>
              <w:szCs w:val="24"/>
            </w:rPr>
          </w:rPrChange>
        </w:rPr>
        <w:t xml:space="preserve"> externa</w:t>
      </w:r>
      <w:del w:id="244" w:author="Adam" w:date="2016-11-28T18:00:00Z">
        <w:r w:rsidRPr="002F086D" w:rsidDel="000C1F1D">
          <w:rPr>
            <w:rFonts w:ascii="Arial" w:hAnsi="Arial" w:cs="Arial"/>
            <w:sz w:val="24"/>
            <w:szCs w:val="24"/>
            <w:rPrChange w:id="245" w:author="Adam" w:date="2016-11-28T18:23:00Z">
              <w:rPr>
                <w:rFonts w:ascii="Arial" w:hAnsi="Arial" w:cs="Arial"/>
                <w:color w:val="000000"/>
                <w:sz w:val="24"/>
                <w:szCs w:val="24"/>
              </w:rPr>
            </w:rPrChange>
          </w:rPr>
          <w:delText xml:space="preserve"> pronta</w:delText>
        </w:r>
      </w:del>
      <w:ins w:id="246" w:author="Adam" w:date="2016-11-28T18:00:00Z">
        <w:r w:rsidR="000C1F1D" w:rsidRPr="002F086D">
          <w:rPr>
            <w:rFonts w:ascii="Arial" w:hAnsi="Arial" w:cs="Arial"/>
            <w:sz w:val="24"/>
            <w:szCs w:val="24"/>
            <w:rPrChange w:id="247" w:author="Adam" w:date="2016-11-28T18:23:00Z">
              <w:rPr>
                <w:rFonts w:ascii="Arial" w:hAnsi="Arial" w:cs="Arial"/>
                <w:color w:val="000000"/>
                <w:sz w:val="24"/>
                <w:szCs w:val="24"/>
              </w:rPr>
            </w:rPrChange>
          </w:rPr>
          <w:t xml:space="preserve"> </w:t>
        </w:r>
      </w:ins>
      <w:ins w:id="248" w:author="Adam" w:date="2016-11-28T18:01:00Z">
        <w:r w:rsidR="000C1F1D" w:rsidRPr="002F086D">
          <w:rPr>
            <w:rFonts w:ascii="Arial" w:hAnsi="Arial" w:cs="Arial"/>
            <w:sz w:val="24"/>
            <w:szCs w:val="24"/>
            <w:rPrChange w:id="249" w:author="Adam" w:date="2016-11-28T18:23:00Z">
              <w:rPr>
                <w:rFonts w:ascii="Arial" w:hAnsi="Arial" w:cs="Arial"/>
                <w:color w:val="000000"/>
                <w:sz w:val="24"/>
                <w:szCs w:val="24"/>
              </w:rPr>
            </w:rPrChange>
          </w:rPr>
          <w:t>capaz de fornecer tensão de 12 volts em corrente contínua.</w:t>
        </w:r>
      </w:ins>
      <w:del w:id="250" w:author="Adam" w:date="2016-11-28T18:00:00Z">
        <w:r w:rsidRPr="002F086D" w:rsidDel="000C1F1D">
          <w:rPr>
            <w:rFonts w:ascii="Arial" w:hAnsi="Arial" w:cs="Arial"/>
            <w:sz w:val="24"/>
            <w:szCs w:val="24"/>
            <w:rPrChange w:id="251" w:author="Adam" w:date="2016-11-28T18:23:00Z">
              <w:rPr>
                <w:rFonts w:ascii="Arial" w:hAnsi="Arial" w:cs="Arial"/>
                <w:color w:val="000000"/>
                <w:sz w:val="24"/>
                <w:szCs w:val="24"/>
              </w:rPr>
            </w:rPrChange>
          </w:rPr>
          <w:delText xml:space="preserve">. Através da energia elétrica que é fornecida pela rede de 127V, a fonte converterá em tensões desejáveis de 7V a 12V. </w:delText>
        </w:r>
        <w:r w:rsidR="00F15284" w:rsidRPr="002F086D" w:rsidDel="000C1F1D">
          <w:rPr>
            <w:rFonts w:ascii="Arial" w:hAnsi="Arial" w:cs="Arial"/>
            <w:sz w:val="24"/>
            <w:szCs w:val="24"/>
            <w:rPrChange w:id="252" w:author="Adam" w:date="2016-11-28T18:23:00Z">
              <w:rPr>
                <w:rFonts w:ascii="Arial" w:hAnsi="Arial" w:cs="Arial"/>
                <w:color w:val="FF0000"/>
              </w:rPr>
            </w:rPrChange>
          </w:rPr>
          <w:delText>. Esta parte não ficou clara para o Prof Pericles!!!!</w:delText>
        </w:r>
      </w:del>
    </w:p>
    <w:p w:rsidR="0009147F" w:rsidRPr="002F086D" w:rsidRDefault="0009147F" w:rsidP="00A101A0">
      <w:pPr>
        <w:spacing w:line="360" w:lineRule="auto"/>
        <w:ind w:firstLine="708"/>
        <w:jc w:val="both"/>
        <w:rPr>
          <w:rFonts w:ascii="Arial" w:hAnsi="Arial" w:cs="Arial"/>
          <w:sz w:val="24"/>
          <w:szCs w:val="24"/>
          <w:rPrChange w:id="253" w:author="Adam" w:date="2016-11-28T18:23:00Z">
            <w:rPr>
              <w:rFonts w:ascii="Arial" w:hAnsi="Arial" w:cs="Arial"/>
              <w:color w:val="000000"/>
              <w:sz w:val="24"/>
              <w:szCs w:val="24"/>
            </w:rPr>
          </w:rPrChange>
        </w:rPr>
      </w:pPr>
      <w:del w:id="254" w:author="Adam" w:date="2016-11-28T18:01:00Z">
        <w:r w:rsidRPr="002F086D" w:rsidDel="00BD601D">
          <w:rPr>
            <w:rFonts w:ascii="Arial" w:hAnsi="Arial" w:cs="Arial"/>
            <w:sz w:val="24"/>
            <w:szCs w:val="24"/>
            <w:rPrChange w:id="255" w:author="Adam" w:date="2016-11-28T18:23:00Z">
              <w:rPr>
                <w:rFonts w:ascii="Arial" w:hAnsi="Arial" w:cs="Arial"/>
                <w:color w:val="000000"/>
                <w:sz w:val="24"/>
                <w:szCs w:val="24"/>
              </w:rPr>
            </w:rPrChange>
          </w:rPr>
          <w:delText>Quando é feita através de alimentação externa, a placa possui internamente um circuito Regulador de Tensão, pois o microcontrolador tem uma tensão de operação de 5V. Segue abaixo a Figura 3 demonstrando o Regulador de Voltagem da Placa ArduinoMega R3</w:delText>
        </w:r>
      </w:del>
      <w:ins w:id="256" w:author="Adam" w:date="2016-11-28T18:01:00Z">
        <w:r w:rsidR="00BD601D" w:rsidRPr="002F086D">
          <w:rPr>
            <w:rFonts w:ascii="Arial" w:hAnsi="Arial" w:cs="Arial"/>
            <w:sz w:val="24"/>
            <w:szCs w:val="24"/>
            <w:rPrChange w:id="257" w:author="Adam" w:date="2016-11-28T18:23:00Z">
              <w:rPr>
                <w:rFonts w:ascii="Arial" w:hAnsi="Arial" w:cs="Arial"/>
                <w:color w:val="000000"/>
                <w:sz w:val="24"/>
                <w:szCs w:val="24"/>
              </w:rPr>
            </w:rPrChange>
          </w:rPr>
          <w:t>A placa do Arduino possui reguladores de tens</w:t>
        </w:r>
      </w:ins>
      <w:ins w:id="258" w:author="Adam" w:date="2016-11-28T18:02:00Z">
        <w:r w:rsidR="00BD601D" w:rsidRPr="002F086D">
          <w:rPr>
            <w:rFonts w:ascii="Arial" w:hAnsi="Arial" w:cs="Arial"/>
            <w:sz w:val="24"/>
            <w:szCs w:val="24"/>
            <w:rPrChange w:id="259" w:author="Adam" w:date="2016-11-28T18:23:00Z">
              <w:rPr>
                <w:rFonts w:ascii="Arial" w:hAnsi="Arial" w:cs="Arial"/>
                <w:color w:val="000000"/>
                <w:sz w:val="24"/>
                <w:szCs w:val="24"/>
              </w:rPr>
            </w:rPrChange>
          </w:rPr>
          <w:t>ão para 3,3 e 5</w:t>
        </w:r>
      </w:ins>
      <w:ins w:id="260" w:author="Adam" w:date="2016-11-28T18:03:00Z">
        <w:r w:rsidR="00BD601D" w:rsidRPr="002F086D">
          <w:rPr>
            <w:rFonts w:ascii="Arial" w:hAnsi="Arial" w:cs="Arial"/>
            <w:sz w:val="24"/>
            <w:szCs w:val="24"/>
            <w:rPrChange w:id="261" w:author="Adam" w:date="2016-11-28T18:23:00Z">
              <w:rPr>
                <w:rFonts w:ascii="Arial" w:hAnsi="Arial" w:cs="Arial"/>
                <w:color w:val="000000"/>
                <w:sz w:val="24"/>
                <w:szCs w:val="24"/>
              </w:rPr>
            </w:rPrChange>
          </w:rPr>
          <w:t xml:space="preserve"> v</w:t>
        </w:r>
      </w:ins>
      <w:ins w:id="262" w:author="Adam" w:date="2016-11-28T18:02:00Z">
        <w:r w:rsidR="00BD601D" w:rsidRPr="002F086D">
          <w:rPr>
            <w:rFonts w:ascii="Arial" w:hAnsi="Arial" w:cs="Arial"/>
            <w:sz w:val="24"/>
            <w:szCs w:val="24"/>
            <w:rPrChange w:id="263" w:author="Adam" w:date="2016-11-28T18:23:00Z">
              <w:rPr>
                <w:rFonts w:ascii="Arial" w:hAnsi="Arial" w:cs="Arial"/>
                <w:color w:val="000000"/>
                <w:sz w:val="24"/>
                <w:szCs w:val="24"/>
              </w:rPr>
            </w:rPrChange>
          </w:rPr>
          <w:t>olts contínuos, daí a recomendação do fabricante de não se utilizar tensões de entrada abaixo ou acima dos limites.</w:t>
        </w:r>
      </w:ins>
      <w:del w:id="264" w:author="Adam" w:date="2016-11-28T18:03:00Z">
        <w:r w:rsidRPr="002F086D" w:rsidDel="00BD601D">
          <w:rPr>
            <w:rFonts w:ascii="Arial" w:hAnsi="Arial" w:cs="Arial"/>
            <w:sz w:val="24"/>
            <w:szCs w:val="24"/>
            <w:rPrChange w:id="265" w:author="Adam" w:date="2016-11-28T18:23:00Z">
              <w:rPr>
                <w:rFonts w:ascii="Arial" w:hAnsi="Arial" w:cs="Arial"/>
                <w:color w:val="000000"/>
                <w:sz w:val="24"/>
                <w:szCs w:val="24"/>
              </w:rPr>
            </w:rPrChange>
          </w:rPr>
          <w:delText>.</w:delText>
        </w:r>
      </w:del>
      <w:r w:rsidRPr="002F086D">
        <w:rPr>
          <w:rFonts w:ascii="Arial" w:hAnsi="Arial" w:cs="Arial"/>
          <w:sz w:val="24"/>
          <w:szCs w:val="24"/>
          <w:rPrChange w:id="266" w:author="Adam" w:date="2016-11-28T18:23:00Z">
            <w:rPr>
              <w:rFonts w:ascii="Arial" w:hAnsi="Arial" w:cs="Arial"/>
              <w:color w:val="000000"/>
              <w:sz w:val="24"/>
              <w:szCs w:val="24"/>
            </w:rPr>
          </w:rPrChange>
        </w:rPr>
        <w:t xml:space="preserve"> </w:t>
      </w:r>
    </w:p>
    <w:p w:rsidR="00C94209" w:rsidRDefault="00C94209" w:rsidP="00C94209">
      <w:pPr>
        <w:spacing w:line="360" w:lineRule="auto"/>
        <w:ind w:firstLine="708"/>
        <w:jc w:val="both"/>
        <w:rPr>
          <w:rFonts w:ascii="Arial" w:hAnsi="Arial" w:cs="Arial"/>
          <w:color w:val="FF0000"/>
          <w:sz w:val="24"/>
          <w:szCs w:val="24"/>
        </w:rPr>
      </w:pPr>
    </w:p>
    <w:p w:rsidR="00C94209" w:rsidRPr="00C94209" w:rsidDel="00BD601D" w:rsidRDefault="00C94209" w:rsidP="00C94209">
      <w:pPr>
        <w:spacing w:line="360" w:lineRule="auto"/>
        <w:ind w:firstLine="708"/>
        <w:jc w:val="both"/>
        <w:rPr>
          <w:del w:id="267" w:author="Adam" w:date="2016-11-28T18:03:00Z"/>
          <w:rFonts w:ascii="Arial" w:hAnsi="Arial" w:cs="Arial"/>
          <w:color w:val="FF0000"/>
          <w:sz w:val="24"/>
          <w:szCs w:val="24"/>
        </w:rPr>
      </w:pPr>
      <w:del w:id="268" w:author="Adam" w:date="2016-11-28T18:03:00Z">
        <w:r w:rsidRPr="00C94209" w:rsidDel="00BD601D">
          <w:rPr>
            <w:rFonts w:ascii="Arial" w:hAnsi="Arial" w:cs="Arial"/>
            <w:color w:val="FF0000"/>
            <w:sz w:val="24"/>
            <w:szCs w:val="24"/>
          </w:rPr>
          <w:delText>ARRUMAR ESTA FIGURA</w:delText>
        </w:r>
        <w:r w:rsidR="00F15284" w:rsidDel="00BD601D">
          <w:rPr>
            <w:rFonts w:ascii="Arial" w:hAnsi="Arial" w:cs="Arial"/>
            <w:color w:val="FF0000"/>
            <w:sz w:val="24"/>
            <w:szCs w:val="24"/>
          </w:rPr>
          <w:delText xml:space="preserve"> colocar a seta no software “Greenslot”</w:delText>
        </w:r>
      </w:del>
    </w:p>
    <w:p w:rsidR="00C94209" w:rsidRDefault="00C94209" w:rsidP="00A101A0">
      <w:pPr>
        <w:spacing w:line="360" w:lineRule="auto"/>
        <w:ind w:firstLine="708"/>
        <w:jc w:val="both"/>
        <w:rPr>
          <w:rFonts w:ascii="Arial" w:hAnsi="Arial" w:cs="Arial"/>
          <w:color w:val="000000"/>
          <w:sz w:val="24"/>
          <w:szCs w:val="24"/>
        </w:rPr>
      </w:pPr>
    </w:p>
    <w:p w:rsidR="00146E61" w:rsidRDefault="00EC6740" w:rsidP="00146E61">
      <w:pPr>
        <w:pStyle w:val="SemEspaamento"/>
        <w:keepNext/>
        <w:jc w:val="center"/>
        <w:rPr>
          <w:ins w:id="269" w:author="Adam" w:date="2016-11-28T19:46:00Z"/>
        </w:rPr>
        <w:pPrChange w:id="270" w:author="Adam" w:date="2016-11-28T19:46:00Z">
          <w:pPr>
            <w:pStyle w:val="SemEspaamento"/>
            <w:jc w:val="center"/>
          </w:pPr>
        </w:pPrChange>
      </w:pPr>
      <w:del w:id="271" w:author="Adam" w:date="2016-11-28T18:19:00Z">
        <w:r w:rsidDel="00FA2210">
          <w:rPr>
            <w:rFonts w:ascii="Arial" w:hAnsi="Arial" w:cs="Arial"/>
            <w:noProof/>
            <w:color w:val="000000"/>
            <w:sz w:val="24"/>
            <w:szCs w:val="24"/>
            <w:lang w:eastAsia="pt-BR"/>
          </w:rPr>
          <w:lastRenderedPageBreak/>
          <w:drawing>
            <wp:inline distT="0" distB="0" distL="0" distR="0" wp14:anchorId="75D5CD01" wp14:editId="26269634">
              <wp:extent cx="1916430" cy="1868805"/>
              <wp:effectExtent l="0" t="0" r="7620" b="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6430" cy="1868805"/>
                      </a:xfrm>
                      <a:prstGeom prst="rect">
                        <a:avLst/>
                      </a:prstGeom>
                      <a:noFill/>
                      <a:ln>
                        <a:noFill/>
                      </a:ln>
                    </pic:spPr>
                  </pic:pic>
                </a:graphicData>
              </a:graphic>
            </wp:inline>
          </w:drawing>
        </w:r>
      </w:del>
      <w:ins w:id="272" w:author="Adam" w:date="2016-11-28T18:19:00Z">
        <w:r w:rsidR="00FA2210" w:rsidRPr="00FA2210">
          <w:rPr>
            <w:noProof/>
            <w:lang w:eastAsia="pt-BR"/>
          </w:rPr>
          <w:t xml:space="preserve"> </w:t>
        </w:r>
        <w:r w:rsidR="00FA2210" w:rsidRPr="00FA2210">
          <w:rPr>
            <w:rFonts w:ascii="Arial" w:hAnsi="Arial" w:cs="Arial"/>
            <w:color w:val="000000"/>
            <w:sz w:val="24"/>
            <w:szCs w:val="24"/>
          </w:rPr>
          <w:drawing>
            <wp:inline distT="0" distB="0" distL="0" distR="0" wp14:anchorId="315CFFAA" wp14:editId="57C8EE21">
              <wp:extent cx="3200400" cy="33001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434" cy="3304289"/>
                      </a:xfrm>
                      <a:prstGeom prst="rect">
                        <a:avLst/>
                      </a:prstGeom>
                    </pic:spPr>
                  </pic:pic>
                </a:graphicData>
              </a:graphic>
            </wp:inline>
          </w:drawing>
        </w:r>
      </w:ins>
    </w:p>
    <w:p w:rsidR="00146E61" w:rsidRPr="00146E61" w:rsidRDefault="00146E61" w:rsidP="00146E61">
      <w:pPr>
        <w:pStyle w:val="SemEspaamento"/>
        <w:jc w:val="center"/>
        <w:rPr>
          <w:ins w:id="273" w:author="Adam" w:date="2016-11-28T19:46:00Z"/>
          <w:rFonts w:ascii="Arial" w:hAnsi="Arial" w:cs="Arial"/>
          <w:sz w:val="20"/>
          <w:szCs w:val="20"/>
          <w:rPrChange w:id="274" w:author="Adam" w:date="2016-11-28T19:47:00Z">
            <w:rPr>
              <w:ins w:id="275" w:author="Adam" w:date="2016-11-28T19:46:00Z"/>
            </w:rPr>
          </w:rPrChange>
        </w:rPr>
      </w:pPr>
      <w:ins w:id="276" w:author="Adam" w:date="2016-11-28T19:46:00Z">
        <w:r w:rsidRPr="00146E61">
          <w:rPr>
            <w:rFonts w:ascii="Arial" w:hAnsi="Arial" w:cs="Arial"/>
            <w:sz w:val="20"/>
            <w:szCs w:val="20"/>
            <w:rPrChange w:id="277" w:author="Adam" w:date="2016-11-28T19:47:00Z">
              <w:rPr/>
            </w:rPrChange>
          </w:rPr>
          <w:t xml:space="preserve">Figura </w:t>
        </w:r>
        <w:r w:rsidRPr="00146E61">
          <w:rPr>
            <w:rFonts w:ascii="Arial" w:hAnsi="Arial" w:cs="Arial"/>
            <w:sz w:val="20"/>
            <w:szCs w:val="20"/>
            <w:rPrChange w:id="278" w:author="Adam" w:date="2016-11-28T19:47:00Z">
              <w:rPr/>
            </w:rPrChange>
          </w:rPr>
          <w:fldChar w:fldCharType="begin"/>
        </w:r>
        <w:r w:rsidRPr="00146E61">
          <w:rPr>
            <w:rFonts w:ascii="Arial" w:hAnsi="Arial" w:cs="Arial"/>
            <w:sz w:val="20"/>
            <w:szCs w:val="20"/>
            <w:rPrChange w:id="279" w:author="Adam" w:date="2016-11-28T19:47:00Z">
              <w:rPr/>
            </w:rPrChange>
          </w:rPr>
          <w:instrText xml:space="preserve"> SEQ Figura \* ARABIC </w:instrText>
        </w:r>
      </w:ins>
      <w:r w:rsidRPr="00146E61">
        <w:rPr>
          <w:rFonts w:ascii="Arial" w:hAnsi="Arial" w:cs="Arial"/>
          <w:sz w:val="20"/>
          <w:szCs w:val="20"/>
          <w:rPrChange w:id="280" w:author="Adam" w:date="2016-11-28T19:47:00Z">
            <w:rPr/>
          </w:rPrChange>
        </w:rPr>
        <w:fldChar w:fldCharType="separate"/>
      </w:r>
      <w:ins w:id="281" w:author="Adam" w:date="2016-11-28T21:01:00Z">
        <w:r w:rsidR="00842E3D">
          <w:rPr>
            <w:rFonts w:ascii="Arial" w:hAnsi="Arial" w:cs="Arial"/>
            <w:noProof/>
            <w:sz w:val="20"/>
            <w:szCs w:val="20"/>
          </w:rPr>
          <w:t>3</w:t>
        </w:r>
      </w:ins>
      <w:ins w:id="282" w:author="Adam" w:date="2016-11-28T19:46:00Z">
        <w:r w:rsidRPr="00146E61">
          <w:rPr>
            <w:rFonts w:ascii="Arial" w:hAnsi="Arial" w:cs="Arial"/>
            <w:sz w:val="20"/>
            <w:szCs w:val="20"/>
            <w:rPrChange w:id="283" w:author="Adam" w:date="2016-11-28T19:47:00Z">
              <w:rPr/>
            </w:rPrChange>
          </w:rPr>
          <w:fldChar w:fldCharType="end"/>
        </w:r>
        <w:r w:rsidRPr="00146E61">
          <w:rPr>
            <w:rFonts w:ascii="Arial" w:hAnsi="Arial" w:cs="Arial"/>
            <w:sz w:val="20"/>
            <w:szCs w:val="20"/>
            <w:rPrChange w:id="284" w:author="Adam" w:date="2016-11-28T19:47:00Z">
              <w:rPr/>
            </w:rPrChange>
          </w:rPr>
          <w:t xml:space="preserve"> - Regulador de Tensão ArduinoMega 2560 R3</w:t>
        </w:r>
      </w:ins>
    </w:p>
    <w:p w:rsidR="00146E61" w:rsidRPr="002B2F4D" w:rsidRDefault="00146E61" w:rsidP="00146E61">
      <w:pPr>
        <w:pStyle w:val="SemEspaamento"/>
        <w:jc w:val="center"/>
        <w:rPr>
          <w:ins w:id="285" w:author="Adam" w:date="2016-11-28T19:46:00Z"/>
          <w:rFonts w:ascii="Arial" w:hAnsi="Arial" w:cs="Arial"/>
          <w:sz w:val="20"/>
          <w:szCs w:val="20"/>
        </w:rPr>
      </w:pPr>
      <w:ins w:id="286" w:author="Adam" w:date="2016-11-28T19:46:00Z">
        <w:r w:rsidRPr="00146E61">
          <w:rPr>
            <w:rFonts w:ascii="Arial" w:hAnsi="Arial" w:cs="Arial"/>
            <w:sz w:val="20"/>
            <w:szCs w:val="20"/>
            <w:rPrChange w:id="287" w:author="Adam" w:date="2016-11-28T19:47:00Z">
              <w:rPr/>
            </w:rPrChange>
          </w:rPr>
          <w:t xml:space="preserve"> </w:t>
        </w:r>
        <w:proofErr w:type="gramStart"/>
        <w:r w:rsidRPr="002B2F4D">
          <w:rPr>
            <w:rFonts w:ascii="Arial" w:hAnsi="Arial" w:cs="Arial"/>
            <w:sz w:val="20"/>
            <w:szCs w:val="20"/>
          </w:rPr>
          <w:t>( fonte</w:t>
        </w:r>
        <w:proofErr w:type="gramEnd"/>
        <w:r w:rsidRPr="002B2F4D">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HYPERLINK "https://www.arduino.cc/en/Main/arduinoBoardMega" </w:instrText>
        </w:r>
        <w:r>
          <w:rPr>
            <w:rFonts w:ascii="Arial" w:hAnsi="Arial" w:cs="Arial"/>
            <w:sz w:val="20"/>
            <w:szCs w:val="20"/>
          </w:rPr>
        </w:r>
        <w:r>
          <w:rPr>
            <w:rFonts w:ascii="Arial" w:hAnsi="Arial" w:cs="Arial"/>
            <w:sz w:val="20"/>
            <w:szCs w:val="20"/>
          </w:rPr>
          <w:fldChar w:fldCharType="separate"/>
        </w:r>
        <w:r w:rsidRPr="00146E61">
          <w:rPr>
            <w:rPrChange w:id="288" w:author="Adam" w:date="2016-11-28T19:47:00Z">
              <w:rPr>
                <w:rStyle w:val="Hyperlink"/>
                <w:rFonts w:ascii="Arial" w:hAnsi="Arial" w:cs="Arial"/>
                <w:sz w:val="20"/>
                <w:szCs w:val="20"/>
              </w:rPr>
            </w:rPrChange>
          </w:rPr>
          <w:t>https://www.arduino.cc/en/Main/arduinoBoardMega</w:t>
        </w:r>
        <w:r>
          <w:rPr>
            <w:rFonts w:ascii="Arial" w:hAnsi="Arial" w:cs="Arial"/>
            <w:sz w:val="20"/>
            <w:szCs w:val="20"/>
          </w:rPr>
          <w:fldChar w:fldCharType="end"/>
        </w:r>
        <w:r w:rsidRPr="002B2F4D">
          <w:rPr>
            <w:rFonts w:ascii="Arial" w:hAnsi="Arial" w:cs="Arial"/>
            <w:sz w:val="20"/>
            <w:szCs w:val="20"/>
          </w:rPr>
          <w:t>acessado em 10/2016)</w:t>
        </w:r>
      </w:ins>
    </w:p>
    <w:p w:rsidR="0009147F" w:rsidDel="00146E61" w:rsidRDefault="00146E61" w:rsidP="00146E61">
      <w:pPr>
        <w:pStyle w:val="Legenda"/>
        <w:jc w:val="center"/>
        <w:rPr>
          <w:del w:id="289" w:author="Adam" w:date="2016-11-28T19:46:00Z"/>
          <w:rFonts w:ascii="Arial" w:hAnsi="Arial" w:cs="Arial"/>
          <w:color w:val="000000"/>
          <w:sz w:val="24"/>
          <w:szCs w:val="24"/>
        </w:rPr>
        <w:pPrChange w:id="290" w:author="Adam" w:date="2016-11-28T19:46:00Z">
          <w:pPr>
            <w:pStyle w:val="SemEspaamento"/>
            <w:jc w:val="center"/>
          </w:pPr>
        </w:pPrChange>
      </w:pPr>
      <w:ins w:id="291" w:author="Adam" w:date="2016-11-28T19:46:00Z">
        <w:r w:rsidDel="00146E61">
          <w:rPr>
            <w:rFonts w:ascii="Arial" w:hAnsi="Arial" w:cs="Arial"/>
            <w:color w:val="000000"/>
            <w:sz w:val="24"/>
            <w:szCs w:val="24"/>
          </w:rPr>
          <w:t xml:space="preserve"> </w:t>
        </w:r>
      </w:ins>
    </w:p>
    <w:p w:rsidR="0009147F" w:rsidDel="00146E61" w:rsidRDefault="0009147F" w:rsidP="00A101A0">
      <w:pPr>
        <w:pStyle w:val="SemEspaamento"/>
        <w:jc w:val="center"/>
        <w:rPr>
          <w:del w:id="292" w:author="Adam" w:date="2016-11-28T19:46:00Z"/>
          <w:rFonts w:ascii="Arial" w:hAnsi="Arial" w:cs="Arial"/>
          <w:color w:val="000000"/>
          <w:sz w:val="24"/>
          <w:szCs w:val="24"/>
        </w:rPr>
      </w:pPr>
    </w:p>
    <w:p w:rsidR="0009147F" w:rsidRPr="002B2F4D" w:rsidDel="00146E61" w:rsidRDefault="0009147F" w:rsidP="00A101A0">
      <w:pPr>
        <w:pStyle w:val="SemEspaamento"/>
        <w:jc w:val="center"/>
        <w:rPr>
          <w:del w:id="293" w:author="Adam" w:date="2016-11-28T19:46:00Z"/>
          <w:rFonts w:ascii="Arial" w:hAnsi="Arial" w:cs="Arial"/>
          <w:sz w:val="20"/>
          <w:szCs w:val="20"/>
        </w:rPr>
      </w:pPr>
      <w:del w:id="294" w:author="Adam" w:date="2016-11-28T19:46:00Z">
        <w:r w:rsidRPr="002B2F4D" w:rsidDel="00146E61">
          <w:rPr>
            <w:rFonts w:ascii="Arial" w:hAnsi="Arial" w:cs="Arial"/>
            <w:sz w:val="20"/>
            <w:szCs w:val="20"/>
          </w:rPr>
          <w:delText>Figura 3: Regulador de Voltagem ArduinoMega 2560 R3</w:delText>
        </w:r>
      </w:del>
    </w:p>
    <w:p w:rsidR="0009147F" w:rsidRPr="002B2F4D" w:rsidDel="00146E61" w:rsidRDefault="0009147F" w:rsidP="00A101A0">
      <w:pPr>
        <w:pStyle w:val="SemEspaamento"/>
        <w:jc w:val="center"/>
        <w:rPr>
          <w:del w:id="295" w:author="Adam" w:date="2016-11-28T19:46:00Z"/>
          <w:rFonts w:ascii="Arial" w:hAnsi="Arial" w:cs="Arial"/>
          <w:sz w:val="20"/>
          <w:szCs w:val="20"/>
        </w:rPr>
      </w:pPr>
      <w:del w:id="296" w:author="Adam" w:date="2016-11-28T19:46:00Z">
        <w:r w:rsidRPr="002B2F4D" w:rsidDel="00146E61">
          <w:rPr>
            <w:rFonts w:ascii="Arial" w:hAnsi="Arial" w:cs="Arial"/>
            <w:sz w:val="20"/>
            <w:szCs w:val="20"/>
          </w:rPr>
          <w:delText>( fonte: acessado em 10/2016)</w:delText>
        </w:r>
      </w:del>
    </w:p>
    <w:p w:rsidR="0009147F" w:rsidRDefault="0009147F" w:rsidP="00A101A0">
      <w:pPr>
        <w:spacing w:line="360" w:lineRule="auto"/>
        <w:ind w:firstLine="708"/>
        <w:jc w:val="both"/>
        <w:rPr>
          <w:rFonts w:ascii="Arial" w:hAnsi="Arial" w:cs="Arial"/>
          <w:color w:val="000000"/>
          <w:sz w:val="24"/>
          <w:szCs w:val="24"/>
        </w:rPr>
      </w:pPr>
    </w:p>
    <w:p w:rsidR="0009147F" w:rsidRPr="00311CBC" w:rsidRDefault="0009147F" w:rsidP="00A101A0">
      <w:pPr>
        <w:pStyle w:val="Ttulo3"/>
        <w:spacing w:line="360" w:lineRule="auto"/>
        <w:jc w:val="both"/>
        <w:rPr>
          <w:rFonts w:ascii="Arial" w:hAnsi="Arial" w:cs="Arial"/>
          <w:color w:val="auto"/>
          <w:lang w:eastAsia="pt-BR"/>
        </w:rPr>
      </w:pPr>
      <w:bookmarkStart w:id="297" w:name="_Toc466010551"/>
      <w:bookmarkStart w:id="298" w:name="_Toc466021401"/>
      <w:r w:rsidRPr="00311CBC">
        <w:rPr>
          <w:rFonts w:ascii="Arial" w:hAnsi="Arial" w:cs="Arial"/>
          <w:color w:val="auto"/>
          <w:lang w:eastAsia="pt-BR"/>
        </w:rPr>
        <w:t>2.3.1.2</w:t>
      </w:r>
      <w:r w:rsidRPr="00311CBC">
        <w:rPr>
          <w:rFonts w:ascii="Arial" w:hAnsi="Arial" w:cs="Arial"/>
          <w:color w:val="auto"/>
          <w:lang w:eastAsia="pt-BR"/>
        </w:rPr>
        <w:tab/>
        <w:t>Conexão USB</w:t>
      </w:r>
      <w:bookmarkEnd w:id="297"/>
      <w:bookmarkEnd w:id="298"/>
    </w:p>
    <w:p w:rsidR="0009147F" w:rsidRDefault="0009147F" w:rsidP="00A101A0">
      <w:pPr>
        <w:spacing w:line="360" w:lineRule="auto"/>
        <w:ind w:firstLine="708"/>
        <w:jc w:val="both"/>
        <w:rPr>
          <w:rFonts w:ascii="Arial" w:hAnsi="Arial" w:cs="Arial"/>
          <w:color w:val="000000"/>
          <w:sz w:val="24"/>
          <w:szCs w:val="24"/>
        </w:rPr>
      </w:pPr>
    </w:p>
    <w:p w:rsidR="0009147F" w:rsidRDefault="0009147F" w:rsidP="00A101A0">
      <w:pPr>
        <w:spacing w:line="360" w:lineRule="auto"/>
        <w:ind w:firstLine="708"/>
        <w:jc w:val="both"/>
        <w:rPr>
          <w:rFonts w:ascii="Arial" w:hAnsi="Arial" w:cs="Arial"/>
          <w:color w:val="000000"/>
          <w:sz w:val="24"/>
          <w:szCs w:val="24"/>
        </w:rPr>
      </w:pPr>
      <w:r>
        <w:rPr>
          <w:rFonts w:ascii="Arial" w:hAnsi="Arial" w:cs="Arial"/>
          <w:color w:val="000000"/>
          <w:sz w:val="24"/>
          <w:szCs w:val="24"/>
        </w:rPr>
        <w:t>Quando a alimentação é feita através da conexão USB</w:t>
      </w:r>
      <w:ins w:id="299" w:author="Adam" w:date="2016-11-28T18:24:00Z">
        <w:r w:rsidR="002F086D">
          <w:rPr>
            <w:rFonts w:ascii="Arial" w:hAnsi="Arial" w:cs="Arial"/>
            <w:color w:val="000000"/>
            <w:sz w:val="24"/>
            <w:szCs w:val="24"/>
          </w:rPr>
          <w:t xml:space="preserve"> conectada a um computador pessoal</w:t>
        </w:r>
      </w:ins>
      <w:ins w:id="300" w:author="Adam" w:date="2016-11-28T18:23:00Z">
        <w:r w:rsidR="002F086D">
          <w:rPr>
            <w:rFonts w:ascii="Arial" w:hAnsi="Arial" w:cs="Arial"/>
            <w:color w:val="000000"/>
            <w:sz w:val="24"/>
            <w:szCs w:val="24"/>
          </w:rPr>
          <w:t xml:space="preserve">, </w:t>
        </w:r>
      </w:ins>
      <w:del w:id="301" w:author="Adam" w:date="2016-11-28T18:23:00Z">
        <w:r w:rsidDel="002F086D">
          <w:rPr>
            <w:rFonts w:ascii="Arial" w:hAnsi="Arial" w:cs="Arial"/>
            <w:color w:val="000000"/>
            <w:sz w:val="24"/>
            <w:szCs w:val="24"/>
          </w:rPr>
          <w:delText>, este circuito já possui uma tensão de alimentação de</w:delText>
        </w:r>
      </w:del>
      <w:ins w:id="302" w:author="Adam" w:date="2016-11-28T18:23:00Z">
        <w:r w:rsidR="002F086D">
          <w:rPr>
            <w:rFonts w:ascii="Arial" w:hAnsi="Arial" w:cs="Arial"/>
            <w:color w:val="000000"/>
            <w:sz w:val="24"/>
            <w:szCs w:val="24"/>
          </w:rPr>
          <w:t xml:space="preserve">uma tensão de </w:t>
        </w:r>
      </w:ins>
      <w:del w:id="303" w:author="Adam" w:date="2016-11-28T18:23:00Z">
        <w:r w:rsidDel="002F086D">
          <w:rPr>
            <w:rFonts w:ascii="Arial" w:hAnsi="Arial" w:cs="Arial"/>
            <w:color w:val="000000"/>
            <w:sz w:val="24"/>
            <w:szCs w:val="24"/>
          </w:rPr>
          <w:delText xml:space="preserve"> </w:delText>
        </w:r>
      </w:del>
      <w:r>
        <w:rPr>
          <w:rFonts w:ascii="Arial" w:hAnsi="Arial" w:cs="Arial"/>
          <w:color w:val="000000"/>
          <w:sz w:val="24"/>
          <w:szCs w:val="24"/>
        </w:rPr>
        <w:t>5</w:t>
      </w:r>
      <w:ins w:id="304" w:author="Adam" w:date="2016-11-28T18:24:00Z">
        <w:r w:rsidR="002F086D">
          <w:rPr>
            <w:rFonts w:ascii="Arial" w:hAnsi="Arial" w:cs="Arial"/>
            <w:color w:val="000000"/>
            <w:sz w:val="24"/>
            <w:szCs w:val="24"/>
          </w:rPr>
          <w:t xml:space="preserve"> volts regulados é fornecida </w:t>
        </w:r>
      </w:ins>
      <w:ins w:id="305" w:author="Adam" w:date="2016-11-28T18:25:00Z">
        <w:r w:rsidR="002F086D">
          <w:rPr>
            <w:rFonts w:ascii="Arial" w:hAnsi="Arial" w:cs="Arial"/>
            <w:color w:val="000000"/>
            <w:sz w:val="24"/>
            <w:szCs w:val="24"/>
          </w:rPr>
          <w:t>ao circuito da placa</w:t>
        </w:r>
      </w:ins>
      <w:ins w:id="306" w:author="Adam" w:date="2016-11-28T18:24:00Z">
        <w:r w:rsidR="002F086D">
          <w:rPr>
            <w:rFonts w:ascii="Arial" w:hAnsi="Arial" w:cs="Arial"/>
            <w:color w:val="000000"/>
            <w:sz w:val="24"/>
            <w:szCs w:val="24"/>
          </w:rPr>
          <w:t xml:space="preserve">. Apesar de o microcontrolador funcionar normalmente, as portas USB </w:t>
        </w:r>
      </w:ins>
      <w:ins w:id="307" w:author="Adam" w:date="2016-11-28T18:26:00Z">
        <w:r w:rsidR="002F086D">
          <w:rPr>
            <w:rFonts w:ascii="Arial" w:hAnsi="Arial" w:cs="Arial"/>
            <w:color w:val="000000"/>
            <w:sz w:val="24"/>
            <w:szCs w:val="24"/>
          </w:rPr>
          <w:t xml:space="preserve">usualmente não fornecem mais que </w:t>
        </w:r>
      </w:ins>
      <w:ins w:id="308" w:author="Adam" w:date="2016-11-28T18:29:00Z">
        <w:r w:rsidR="00887606">
          <w:rPr>
            <w:rFonts w:ascii="Arial" w:hAnsi="Arial" w:cs="Arial"/>
            <w:color w:val="000000"/>
            <w:sz w:val="24"/>
            <w:szCs w:val="24"/>
          </w:rPr>
          <w:t xml:space="preserve">500mA na sua versão 2.0 ou 990mA em sua versão 3.0, o que </w:t>
        </w:r>
      </w:ins>
      <w:ins w:id="309" w:author="Adam" w:date="2016-11-28T18:30:00Z">
        <w:r w:rsidR="00887606">
          <w:rPr>
            <w:rFonts w:ascii="Arial" w:hAnsi="Arial" w:cs="Arial"/>
            <w:color w:val="000000"/>
            <w:sz w:val="24"/>
            <w:szCs w:val="24"/>
          </w:rPr>
          <w:t>pode tornar esta alimentação inviável para alguns projetos.</w:t>
        </w:r>
      </w:ins>
      <w:ins w:id="310" w:author="Adam" w:date="2016-11-28T18:26:00Z">
        <w:r w:rsidR="002F086D">
          <w:rPr>
            <w:rFonts w:ascii="Arial" w:hAnsi="Arial" w:cs="Arial"/>
            <w:color w:val="000000"/>
            <w:sz w:val="24"/>
            <w:szCs w:val="24"/>
          </w:rPr>
          <w:t xml:space="preserve"> </w:t>
        </w:r>
      </w:ins>
      <w:del w:id="311" w:author="Adam" w:date="2016-11-28T18:24:00Z">
        <w:r w:rsidDel="002F086D">
          <w:rPr>
            <w:rFonts w:ascii="Arial" w:hAnsi="Arial" w:cs="Arial"/>
            <w:color w:val="000000"/>
            <w:sz w:val="24"/>
            <w:szCs w:val="24"/>
          </w:rPr>
          <w:delText>V</w:delText>
        </w:r>
      </w:del>
      <w:del w:id="312" w:author="Adam" w:date="2016-11-28T18:26:00Z">
        <w:r w:rsidDel="002F086D">
          <w:rPr>
            <w:rFonts w:ascii="Arial" w:hAnsi="Arial" w:cs="Arial"/>
            <w:color w:val="000000"/>
            <w:sz w:val="24"/>
            <w:szCs w:val="24"/>
          </w:rPr>
          <w:delText xml:space="preserve"> </w:delText>
        </w:r>
      </w:del>
      <w:del w:id="313" w:author="Adam" w:date="2016-11-28T18:29:00Z">
        <w:r w:rsidDel="00887606">
          <w:rPr>
            <w:rFonts w:ascii="Arial" w:hAnsi="Arial" w:cs="Arial"/>
            <w:color w:val="000000"/>
            <w:sz w:val="24"/>
            <w:szCs w:val="24"/>
          </w:rPr>
          <w:delText>que é adequado ao microcontrol</w:delText>
        </w:r>
      </w:del>
      <w:del w:id="314" w:author="Adam" w:date="2016-11-28T18:30:00Z">
        <w:r w:rsidDel="00887606">
          <w:rPr>
            <w:rFonts w:ascii="Arial" w:hAnsi="Arial" w:cs="Arial"/>
            <w:color w:val="000000"/>
            <w:sz w:val="24"/>
            <w:szCs w:val="24"/>
          </w:rPr>
          <w:delText>ador. Sendo assim não há necessidade do Regulador de Tensão interno a placa. É a forma mais fácil de energizar o arduino, porém viável apenas para pequenos experimentos.</w:delText>
        </w:r>
      </w:del>
      <w:r>
        <w:rPr>
          <w:rFonts w:ascii="Arial" w:hAnsi="Arial" w:cs="Arial"/>
          <w:color w:val="000000"/>
          <w:sz w:val="24"/>
          <w:szCs w:val="24"/>
        </w:rPr>
        <w:t xml:space="preserve">   </w:t>
      </w:r>
    </w:p>
    <w:p w:rsidR="0009147F" w:rsidDel="00887606" w:rsidRDefault="0009147F" w:rsidP="00A101A0">
      <w:pPr>
        <w:pStyle w:val="Ttulo3"/>
        <w:spacing w:line="360" w:lineRule="auto"/>
        <w:jc w:val="both"/>
        <w:rPr>
          <w:del w:id="315" w:author="Adam" w:date="2016-11-28T18:30:00Z"/>
          <w:rFonts w:ascii="Arial" w:hAnsi="Arial" w:cs="Arial"/>
          <w:lang w:eastAsia="pt-BR"/>
        </w:rPr>
      </w:pPr>
    </w:p>
    <w:p w:rsidR="0009147F" w:rsidRDefault="0009147F" w:rsidP="00A101A0">
      <w:pPr>
        <w:rPr>
          <w:ins w:id="316" w:author="Adam" w:date="2016-11-28T18:32:00Z"/>
          <w:lang w:eastAsia="pt-BR"/>
        </w:rPr>
      </w:pPr>
    </w:p>
    <w:p w:rsidR="00887606" w:rsidRPr="00A101A0" w:rsidRDefault="00887606" w:rsidP="00A101A0">
      <w:pPr>
        <w:rPr>
          <w:lang w:eastAsia="pt-BR"/>
        </w:rPr>
      </w:pPr>
      <w:ins w:id="317" w:author="Adam" w:date="2016-11-28T18:33:00Z">
        <w:r>
          <w:rPr>
            <w:lang w:eastAsia="pt-BR"/>
          </w:rPr>
          <w:t>CONSIDERAR A RETIRADA DO ITEM 2.3.1.3 POR COMPLETO POR MOTIVO DE REDUNDÂNCIA</w:t>
        </w:r>
      </w:ins>
    </w:p>
    <w:p w:rsidR="0009147F" w:rsidRPr="00311CBC" w:rsidRDefault="0009147F" w:rsidP="00A101A0">
      <w:pPr>
        <w:pStyle w:val="Ttulo3"/>
        <w:spacing w:line="360" w:lineRule="auto"/>
        <w:jc w:val="both"/>
        <w:rPr>
          <w:rFonts w:ascii="Arial" w:hAnsi="Arial" w:cs="Arial"/>
          <w:color w:val="auto"/>
          <w:lang w:eastAsia="pt-BR"/>
        </w:rPr>
      </w:pPr>
      <w:bookmarkStart w:id="318" w:name="_Toc466010552"/>
      <w:bookmarkStart w:id="319" w:name="_Toc466021402"/>
      <w:r w:rsidRPr="00311CBC">
        <w:rPr>
          <w:rFonts w:ascii="Arial" w:hAnsi="Arial" w:cs="Arial"/>
          <w:color w:val="auto"/>
          <w:lang w:eastAsia="pt-BR"/>
        </w:rPr>
        <w:t>2.3.1.3</w:t>
      </w:r>
      <w:r w:rsidRPr="00311CBC">
        <w:rPr>
          <w:rFonts w:ascii="Arial" w:hAnsi="Arial" w:cs="Arial"/>
          <w:color w:val="auto"/>
          <w:lang w:eastAsia="pt-BR"/>
        </w:rPr>
        <w:tab/>
        <w:t>Blocos específicos para alimentação</w:t>
      </w:r>
      <w:bookmarkEnd w:id="318"/>
      <w:bookmarkEnd w:id="319"/>
    </w:p>
    <w:p w:rsidR="0009147F" w:rsidRDefault="0009147F" w:rsidP="00A101A0">
      <w:pPr>
        <w:spacing w:line="360" w:lineRule="auto"/>
        <w:ind w:firstLine="708"/>
        <w:rPr>
          <w:rFonts w:ascii="Arial" w:hAnsi="Arial" w:cs="Arial"/>
          <w:color w:val="000000"/>
          <w:sz w:val="24"/>
          <w:szCs w:val="24"/>
        </w:rPr>
      </w:pPr>
    </w:p>
    <w:p w:rsidR="0009147F" w:rsidRPr="00CB7B6F" w:rsidRDefault="0009147F" w:rsidP="00A101A0">
      <w:pPr>
        <w:ind w:firstLine="708"/>
        <w:jc w:val="both"/>
        <w:rPr>
          <w:lang w:eastAsia="pt-BR"/>
        </w:rPr>
      </w:pPr>
      <w:r>
        <w:rPr>
          <w:rFonts w:ascii="Arial" w:hAnsi="Arial" w:cs="Arial"/>
          <w:color w:val="000000"/>
          <w:sz w:val="24"/>
          <w:szCs w:val="24"/>
        </w:rPr>
        <w:t xml:space="preserve">A Figura 4 mostra os conectores de alimentação, onde são alocados </w:t>
      </w:r>
      <w:r w:rsidRPr="00F15284">
        <w:rPr>
          <w:rFonts w:ascii="Arial" w:hAnsi="Arial" w:cs="Arial"/>
          <w:i/>
          <w:sz w:val="24"/>
          <w:szCs w:val="24"/>
        </w:rPr>
        <w:t>Shields</w:t>
      </w:r>
      <w:r w:rsidRPr="00F15284">
        <w:rPr>
          <w:rFonts w:ascii="Arial" w:hAnsi="Arial" w:cs="Arial"/>
          <w:i/>
          <w:color w:val="FF0000"/>
          <w:sz w:val="24"/>
          <w:szCs w:val="24"/>
        </w:rPr>
        <w:t xml:space="preserve"> </w:t>
      </w:r>
      <w:r w:rsidR="00F15284">
        <w:rPr>
          <w:rFonts w:ascii="Arial" w:hAnsi="Arial" w:cs="Arial"/>
          <w:i/>
          <w:color w:val="FF0000"/>
          <w:sz w:val="24"/>
          <w:szCs w:val="24"/>
        </w:rPr>
        <w:t>&lt;</w:t>
      </w:r>
      <w:r w:rsidR="00F15284" w:rsidRPr="00F15284">
        <w:rPr>
          <w:rFonts w:ascii="Arial" w:hAnsi="Arial" w:cs="Arial"/>
          <w:color w:val="FF0000"/>
          <w:sz w:val="24"/>
          <w:szCs w:val="24"/>
        </w:rPr>
        <w:t>perguntar para o Prof Abreu como colocar termos em inglês</w:t>
      </w:r>
      <w:r w:rsidR="00F15284">
        <w:rPr>
          <w:rFonts w:ascii="Arial" w:hAnsi="Arial" w:cs="Arial"/>
          <w:color w:val="FF0000"/>
          <w:sz w:val="24"/>
          <w:szCs w:val="24"/>
        </w:rPr>
        <w:t>&gt;</w:t>
      </w:r>
      <w:r w:rsidR="00F15284">
        <w:rPr>
          <w:rFonts w:ascii="Arial" w:hAnsi="Arial" w:cs="Arial"/>
          <w:color w:val="000000"/>
          <w:sz w:val="24"/>
          <w:szCs w:val="24"/>
        </w:rPr>
        <w:t xml:space="preserve"> </w:t>
      </w:r>
      <w:r>
        <w:rPr>
          <w:rFonts w:ascii="Arial" w:hAnsi="Arial" w:cs="Arial"/>
          <w:color w:val="000000"/>
          <w:sz w:val="24"/>
          <w:szCs w:val="24"/>
        </w:rPr>
        <w:t>e módulos.</w:t>
      </w:r>
      <w:r w:rsidR="00F15284">
        <w:rPr>
          <w:rFonts w:ascii="Arial" w:hAnsi="Arial" w:cs="Arial"/>
          <w:color w:val="000000"/>
          <w:sz w:val="24"/>
          <w:szCs w:val="24"/>
        </w:rPr>
        <w:t xml:space="preserve"> </w:t>
      </w:r>
      <w:r>
        <w:rPr>
          <w:rFonts w:ascii="Arial" w:hAnsi="Arial" w:cs="Arial"/>
          <w:color w:val="000000"/>
          <w:sz w:val="24"/>
          <w:szCs w:val="24"/>
        </w:rPr>
        <w:t>Suas funções são facilmente identificadas pelo nome.</w:t>
      </w:r>
    </w:p>
    <w:p w:rsidR="0009147F" w:rsidRPr="00CB7B6F" w:rsidRDefault="0009147F" w:rsidP="00A101A0">
      <w:pPr>
        <w:spacing w:line="360" w:lineRule="auto"/>
        <w:ind w:firstLine="708"/>
        <w:rPr>
          <w:lang w:eastAsia="pt-BR"/>
        </w:rPr>
      </w:pPr>
    </w:p>
    <w:p w:rsidR="00146E61" w:rsidRDefault="00EC6740" w:rsidP="00146E61">
      <w:pPr>
        <w:pStyle w:val="SemEspaamento"/>
        <w:keepNext/>
        <w:jc w:val="center"/>
        <w:rPr>
          <w:ins w:id="320" w:author="Adam" w:date="2016-11-28T19:46:00Z"/>
        </w:rPr>
        <w:pPrChange w:id="321" w:author="Adam" w:date="2016-11-28T19:46:00Z">
          <w:pPr>
            <w:pStyle w:val="SemEspaamento"/>
            <w:jc w:val="center"/>
          </w:pPr>
        </w:pPrChange>
      </w:pPr>
      <w:r>
        <w:rPr>
          <w:noProof/>
          <w:lang w:eastAsia="pt-BR"/>
        </w:rPr>
        <w:lastRenderedPageBreak/>
        <w:drawing>
          <wp:inline distT="0" distB="0" distL="0" distR="0" wp14:anchorId="52644BDE" wp14:editId="6CBF625B">
            <wp:extent cx="2862580" cy="1487170"/>
            <wp:effectExtent l="0" t="0" r="0" b="0"/>
            <wp:docPr id="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2580" cy="1487170"/>
                    </a:xfrm>
                    <a:prstGeom prst="rect">
                      <a:avLst/>
                    </a:prstGeom>
                    <a:noFill/>
                    <a:ln>
                      <a:noFill/>
                    </a:ln>
                  </pic:spPr>
                </pic:pic>
              </a:graphicData>
            </a:graphic>
          </wp:inline>
        </w:drawing>
      </w:r>
    </w:p>
    <w:p w:rsidR="00146E61" w:rsidRPr="00146E61" w:rsidRDefault="00146E61" w:rsidP="00146E61">
      <w:pPr>
        <w:pStyle w:val="SemEspaamento"/>
        <w:jc w:val="center"/>
        <w:rPr>
          <w:ins w:id="322" w:author="Adam" w:date="2016-11-28T19:47:00Z"/>
          <w:rFonts w:ascii="Arial" w:hAnsi="Arial" w:cs="Arial"/>
          <w:sz w:val="20"/>
          <w:szCs w:val="20"/>
          <w:rPrChange w:id="323" w:author="Adam" w:date="2016-11-28T19:47:00Z">
            <w:rPr>
              <w:ins w:id="324" w:author="Adam" w:date="2016-11-28T19:47:00Z"/>
            </w:rPr>
          </w:rPrChange>
        </w:rPr>
      </w:pPr>
      <w:ins w:id="325" w:author="Adam" w:date="2016-11-28T19:46:00Z">
        <w:r w:rsidRPr="00146E61">
          <w:rPr>
            <w:rFonts w:ascii="Arial" w:hAnsi="Arial" w:cs="Arial"/>
            <w:sz w:val="20"/>
            <w:szCs w:val="20"/>
            <w:rPrChange w:id="326" w:author="Adam" w:date="2016-11-28T19:47:00Z">
              <w:rPr/>
            </w:rPrChange>
          </w:rPr>
          <w:t xml:space="preserve">Figura </w:t>
        </w:r>
        <w:r w:rsidRPr="00146E61">
          <w:rPr>
            <w:rFonts w:ascii="Arial" w:hAnsi="Arial" w:cs="Arial"/>
            <w:sz w:val="20"/>
            <w:szCs w:val="20"/>
            <w:rPrChange w:id="327" w:author="Adam" w:date="2016-11-28T19:47:00Z">
              <w:rPr/>
            </w:rPrChange>
          </w:rPr>
          <w:fldChar w:fldCharType="begin"/>
        </w:r>
        <w:r w:rsidRPr="00146E61">
          <w:rPr>
            <w:rFonts w:ascii="Arial" w:hAnsi="Arial" w:cs="Arial"/>
            <w:sz w:val="20"/>
            <w:szCs w:val="20"/>
            <w:rPrChange w:id="328" w:author="Adam" w:date="2016-11-28T19:47:00Z">
              <w:rPr/>
            </w:rPrChange>
          </w:rPr>
          <w:instrText xml:space="preserve"> SEQ Figura \* ARABIC </w:instrText>
        </w:r>
      </w:ins>
      <w:r w:rsidRPr="00146E61">
        <w:rPr>
          <w:rFonts w:ascii="Arial" w:hAnsi="Arial" w:cs="Arial"/>
          <w:sz w:val="20"/>
          <w:szCs w:val="20"/>
          <w:rPrChange w:id="329" w:author="Adam" w:date="2016-11-28T19:47:00Z">
            <w:rPr/>
          </w:rPrChange>
        </w:rPr>
        <w:fldChar w:fldCharType="separate"/>
      </w:r>
      <w:ins w:id="330" w:author="Adam" w:date="2016-11-28T21:01:00Z">
        <w:r w:rsidR="00842E3D">
          <w:rPr>
            <w:rFonts w:ascii="Arial" w:hAnsi="Arial" w:cs="Arial"/>
            <w:noProof/>
            <w:sz w:val="20"/>
            <w:szCs w:val="20"/>
          </w:rPr>
          <w:t>4</w:t>
        </w:r>
      </w:ins>
      <w:ins w:id="331" w:author="Adam" w:date="2016-11-28T19:46:00Z">
        <w:r w:rsidRPr="00146E61">
          <w:rPr>
            <w:rFonts w:ascii="Arial" w:hAnsi="Arial" w:cs="Arial"/>
            <w:sz w:val="20"/>
            <w:szCs w:val="20"/>
            <w:rPrChange w:id="332" w:author="Adam" w:date="2016-11-28T19:47:00Z">
              <w:rPr/>
            </w:rPrChange>
          </w:rPr>
          <w:fldChar w:fldCharType="end"/>
        </w:r>
        <w:r w:rsidRPr="00146E61">
          <w:rPr>
            <w:rFonts w:ascii="Arial" w:hAnsi="Arial" w:cs="Arial"/>
            <w:sz w:val="20"/>
            <w:szCs w:val="20"/>
            <w:rPrChange w:id="333" w:author="Adam" w:date="2016-11-28T19:47:00Z">
              <w:rPr/>
            </w:rPrChange>
          </w:rPr>
          <w:t xml:space="preserve"> - Conectores de Alimentação Arduino Mega 2560 R3 </w:t>
        </w:r>
      </w:ins>
    </w:p>
    <w:p w:rsidR="0009147F" w:rsidRPr="00146E61" w:rsidRDefault="00146E61" w:rsidP="00146E61">
      <w:pPr>
        <w:pStyle w:val="SemEspaamento"/>
        <w:jc w:val="center"/>
        <w:rPr>
          <w:rFonts w:ascii="Arial" w:hAnsi="Arial" w:cs="Arial"/>
          <w:sz w:val="20"/>
          <w:szCs w:val="20"/>
          <w:rPrChange w:id="334" w:author="Adam" w:date="2016-11-28T19:47:00Z">
            <w:rPr/>
          </w:rPrChange>
        </w:rPr>
      </w:pPr>
      <w:ins w:id="335" w:author="Adam" w:date="2016-11-28T19:46: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sidRPr="00146E61">
          <w:rPr>
            <w:rFonts w:ascii="Arial" w:hAnsi="Arial" w:cs="Arial"/>
            <w:sz w:val="20"/>
            <w:szCs w:val="20"/>
            <w:rPrChange w:id="336" w:author="Adam" w:date="2016-11-28T19:47:00Z">
              <w:rPr/>
            </w:rPrChange>
          </w:rPr>
          <w:fldChar w:fldCharType="begin"/>
        </w:r>
        <w:r w:rsidRPr="00146E61">
          <w:rPr>
            <w:rFonts w:ascii="Arial" w:hAnsi="Arial" w:cs="Arial"/>
            <w:sz w:val="20"/>
            <w:szCs w:val="20"/>
            <w:rPrChange w:id="337" w:author="Adam" w:date="2016-11-28T19:47:00Z">
              <w:rPr/>
            </w:rPrChange>
          </w:rPr>
          <w:instrText xml:space="preserve"> HYPERLINK "http://www.eaduino.com.br/2011/08/energizando-o-arduino/" </w:instrText>
        </w:r>
        <w:r w:rsidRPr="00146E61">
          <w:rPr>
            <w:rFonts w:ascii="Arial" w:hAnsi="Arial" w:cs="Arial"/>
            <w:sz w:val="20"/>
            <w:szCs w:val="20"/>
            <w:rPrChange w:id="338" w:author="Adam" w:date="2016-11-28T19:47:00Z">
              <w:rPr/>
            </w:rPrChange>
          </w:rPr>
          <w:fldChar w:fldCharType="separate"/>
        </w:r>
        <w:r w:rsidRPr="00146E61">
          <w:rPr>
            <w:rPrChange w:id="339" w:author="Adam" w:date="2016-11-28T19:47:00Z">
              <w:rPr>
                <w:rStyle w:val="Hyperlink"/>
                <w:rFonts w:ascii="Arial" w:hAnsi="Arial" w:cs="Arial"/>
                <w:sz w:val="20"/>
                <w:szCs w:val="20"/>
              </w:rPr>
            </w:rPrChange>
          </w:rPr>
          <w:t>http://www.eaduino.com.br/2011/08/energizando-o-arduino/</w:t>
        </w:r>
        <w:r w:rsidRPr="00146E61">
          <w:rPr>
            <w:rPrChange w:id="340" w:author="Adam" w:date="2016-11-28T19:47:00Z">
              <w:rPr>
                <w:rStyle w:val="Hyperlink"/>
                <w:rFonts w:ascii="Arial" w:hAnsi="Arial" w:cs="Arial"/>
                <w:sz w:val="20"/>
                <w:szCs w:val="20"/>
              </w:rPr>
            </w:rPrChange>
          </w:rPr>
          <w:fldChar w:fldCharType="end"/>
        </w:r>
        <w:r w:rsidRPr="002B2F4D">
          <w:rPr>
            <w:rFonts w:ascii="Arial" w:hAnsi="Arial" w:cs="Arial"/>
            <w:sz w:val="20"/>
            <w:szCs w:val="20"/>
          </w:rPr>
          <w:t xml:space="preserve"> acessado em 10/2016)</w:t>
        </w:r>
      </w:ins>
    </w:p>
    <w:p w:rsidR="0009147F" w:rsidRPr="002B2F4D" w:rsidDel="00146E61" w:rsidRDefault="00146E61" w:rsidP="00A101A0">
      <w:pPr>
        <w:pStyle w:val="SemEspaamento"/>
        <w:jc w:val="center"/>
        <w:rPr>
          <w:del w:id="341" w:author="Adam" w:date="2016-11-28T19:47:00Z"/>
          <w:rFonts w:ascii="Arial" w:hAnsi="Arial" w:cs="Arial"/>
          <w:sz w:val="20"/>
          <w:szCs w:val="20"/>
        </w:rPr>
      </w:pPr>
      <w:ins w:id="342" w:author="Adam" w:date="2016-11-28T19:47:00Z">
        <w:r w:rsidRPr="002B2F4D" w:rsidDel="00146E61">
          <w:rPr>
            <w:rFonts w:ascii="Arial" w:hAnsi="Arial" w:cs="Arial"/>
            <w:sz w:val="20"/>
            <w:szCs w:val="20"/>
          </w:rPr>
          <w:t xml:space="preserve"> </w:t>
        </w:r>
      </w:ins>
      <w:del w:id="343" w:author="Adam" w:date="2016-11-28T19:47:00Z">
        <w:r w:rsidR="0009147F" w:rsidRPr="002B2F4D" w:rsidDel="00146E61">
          <w:rPr>
            <w:rFonts w:ascii="Arial" w:hAnsi="Arial" w:cs="Arial"/>
            <w:sz w:val="20"/>
            <w:szCs w:val="20"/>
          </w:rPr>
          <w:delText>Figura 4: Conectores de Alimentação Arduino</w:delText>
        </w:r>
        <w:r w:rsidR="00944F69" w:rsidDel="00146E61">
          <w:rPr>
            <w:rFonts w:ascii="Arial" w:hAnsi="Arial" w:cs="Arial"/>
            <w:sz w:val="20"/>
            <w:szCs w:val="20"/>
          </w:rPr>
          <w:delText xml:space="preserve"> </w:delText>
        </w:r>
        <w:r w:rsidR="0009147F" w:rsidRPr="002B2F4D" w:rsidDel="00146E61">
          <w:rPr>
            <w:rFonts w:ascii="Arial" w:hAnsi="Arial" w:cs="Arial"/>
            <w:sz w:val="20"/>
            <w:szCs w:val="20"/>
          </w:rPr>
          <w:delText>Mega 2560 R3</w:delText>
        </w:r>
      </w:del>
    </w:p>
    <w:p w:rsidR="0009147F" w:rsidRPr="002B2F4D" w:rsidRDefault="0009147F" w:rsidP="00A101A0">
      <w:pPr>
        <w:pStyle w:val="SemEspaamento"/>
        <w:jc w:val="center"/>
        <w:rPr>
          <w:rFonts w:ascii="Arial" w:hAnsi="Arial" w:cs="Arial"/>
          <w:sz w:val="20"/>
          <w:szCs w:val="20"/>
        </w:rPr>
      </w:pPr>
      <w:del w:id="344" w:author="Adam" w:date="2016-11-28T19:46:00Z">
        <w:r w:rsidRPr="002B2F4D" w:rsidDel="00146E61">
          <w:rPr>
            <w:rFonts w:ascii="Arial" w:hAnsi="Arial" w:cs="Arial"/>
            <w:sz w:val="20"/>
            <w:szCs w:val="20"/>
          </w:rPr>
          <w:delText xml:space="preserve">(fonte: </w:delText>
        </w:r>
        <w:r w:rsidR="00E44D2F" w:rsidDel="00146E61">
          <w:fldChar w:fldCharType="begin"/>
        </w:r>
        <w:r w:rsidR="00E44D2F" w:rsidDel="00146E61">
          <w:delInstrText xml:space="preserve"> HYPERLINK "http://www.eaduino.com.br/2011/08/energizando-o-arduino/" </w:delInstrText>
        </w:r>
        <w:r w:rsidR="00E44D2F" w:rsidDel="00146E61">
          <w:fldChar w:fldCharType="separate"/>
        </w:r>
        <w:r w:rsidRPr="002B2F4D" w:rsidDel="00146E61">
          <w:rPr>
            <w:rStyle w:val="Hyperlink"/>
            <w:rFonts w:ascii="Arial" w:hAnsi="Arial" w:cs="Arial"/>
            <w:sz w:val="20"/>
            <w:szCs w:val="20"/>
          </w:rPr>
          <w:delText>http://www.eaduino.com.br/2011/08/energizando-o-arduino/</w:delText>
        </w:r>
        <w:r w:rsidR="00E44D2F" w:rsidDel="00146E61">
          <w:rPr>
            <w:rStyle w:val="Hyperlink"/>
            <w:rFonts w:ascii="Arial" w:hAnsi="Arial" w:cs="Arial"/>
            <w:sz w:val="20"/>
            <w:szCs w:val="20"/>
          </w:rPr>
          <w:fldChar w:fldCharType="end"/>
        </w:r>
        <w:r w:rsidRPr="002B2F4D" w:rsidDel="00146E61">
          <w:rPr>
            <w:rFonts w:ascii="Arial" w:hAnsi="Arial" w:cs="Arial"/>
            <w:sz w:val="20"/>
            <w:szCs w:val="20"/>
          </w:rPr>
          <w:delText xml:space="preserve"> acessado em 10/2016)</w:delText>
        </w:r>
      </w:del>
    </w:p>
    <w:p w:rsidR="0009147F" w:rsidRDefault="0009147F" w:rsidP="00A101A0">
      <w:pPr>
        <w:ind w:firstLine="708"/>
        <w:rPr>
          <w:rFonts w:ascii="Arial" w:hAnsi="Arial" w:cs="Arial"/>
          <w:color w:val="000000"/>
          <w:sz w:val="24"/>
          <w:szCs w:val="24"/>
        </w:rPr>
      </w:pPr>
    </w:p>
    <w:p w:rsidR="0009147F" w:rsidRPr="00311CBC" w:rsidRDefault="0009147F" w:rsidP="00A101A0">
      <w:pPr>
        <w:pStyle w:val="Ttulo3"/>
        <w:spacing w:line="360" w:lineRule="auto"/>
        <w:jc w:val="both"/>
        <w:rPr>
          <w:rFonts w:ascii="Arial" w:hAnsi="Arial" w:cs="Arial"/>
          <w:color w:val="auto"/>
          <w:lang w:eastAsia="pt-BR"/>
        </w:rPr>
      </w:pPr>
      <w:bookmarkStart w:id="345" w:name="_Toc466010553"/>
      <w:bookmarkStart w:id="346" w:name="_Toc466021403"/>
      <w:bookmarkEnd w:id="155"/>
      <w:r w:rsidRPr="00311CBC">
        <w:rPr>
          <w:rFonts w:ascii="Arial" w:hAnsi="Arial" w:cs="Arial"/>
          <w:color w:val="auto"/>
          <w:lang w:eastAsia="pt-BR"/>
        </w:rPr>
        <w:t>2.3.2</w:t>
      </w:r>
      <w:r w:rsidRPr="00311CBC">
        <w:rPr>
          <w:rFonts w:ascii="Arial" w:hAnsi="Arial" w:cs="Arial"/>
          <w:color w:val="auto"/>
          <w:lang w:eastAsia="pt-BR"/>
        </w:rPr>
        <w:tab/>
        <w:t>Pinos de Entradas e Saídas do Arduino</w:t>
      </w:r>
      <w:bookmarkEnd w:id="345"/>
      <w:bookmarkEnd w:id="346"/>
    </w:p>
    <w:p w:rsidR="0009147F" w:rsidRDefault="0009147F" w:rsidP="00A101A0">
      <w:pPr>
        <w:rPr>
          <w:lang w:eastAsia="pt-BR"/>
        </w:rPr>
      </w:pPr>
      <w:r>
        <w:rPr>
          <w:lang w:eastAsia="pt-BR"/>
        </w:rPr>
        <w:tab/>
      </w:r>
    </w:p>
    <w:p w:rsidR="0009147F" w:rsidRDefault="0009147F" w:rsidP="00A101A0">
      <w:pPr>
        <w:pStyle w:val="PargrafodaLista"/>
        <w:spacing w:after="0" w:line="360" w:lineRule="auto"/>
        <w:ind w:left="0" w:firstLine="708"/>
        <w:jc w:val="both"/>
        <w:rPr>
          <w:rFonts w:ascii="Arial" w:hAnsi="Arial" w:cs="Arial"/>
          <w:sz w:val="24"/>
          <w:szCs w:val="24"/>
          <w:lang w:eastAsia="pt-BR"/>
        </w:rPr>
      </w:pPr>
      <w:r>
        <w:rPr>
          <w:rFonts w:ascii="Arial" w:hAnsi="Arial" w:cs="Arial"/>
          <w:sz w:val="24"/>
          <w:szCs w:val="24"/>
          <w:lang w:eastAsia="pt-BR"/>
        </w:rPr>
        <w:t xml:space="preserve">As entradas e saídas são pontos de conexões, no qual ligamos os dispositivos que fornecem ou recebem informações. E pode ser classificada em digital </w:t>
      </w:r>
      <w:del w:id="347" w:author="Adam" w:date="2016-11-28T18:36:00Z">
        <w:r w:rsidDel="009D339A">
          <w:rPr>
            <w:rFonts w:ascii="Arial" w:hAnsi="Arial" w:cs="Arial"/>
            <w:sz w:val="24"/>
            <w:szCs w:val="24"/>
            <w:lang w:eastAsia="pt-BR"/>
          </w:rPr>
          <w:delText>e</w:delText>
        </w:r>
      </w:del>
      <w:ins w:id="348" w:author="Adam" w:date="2016-11-28T18:36:00Z">
        <w:r w:rsidR="009D339A">
          <w:rPr>
            <w:rFonts w:ascii="Arial" w:hAnsi="Arial" w:cs="Arial"/>
            <w:sz w:val="24"/>
            <w:szCs w:val="24"/>
            <w:lang w:eastAsia="pt-BR"/>
          </w:rPr>
          <w:t>ou</w:t>
        </w:r>
      </w:ins>
      <w:r>
        <w:rPr>
          <w:rFonts w:ascii="Arial" w:hAnsi="Arial" w:cs="Arial"/>
          <w:sz w:val="24"/>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spacing w:after="0" w:line="360" w:lineRule="auto"/>
        <w:ind w:left="0" w:firstLine="708"/>
        <w:jc w:val="both"/>
        <w:rPr>
          <w:rFonts w:ascii="Arial" w:hAnsi="Arial" w:cs="Arial"/>
          <w:color w:val="000000"/>
          <w:sz w:val="24"/>
          <w:szCs w:val="24"/>
        </w:rPr>
      </w:pPr>
      <w:r>
        <w:rPr>
          <w:rFonts w:ascii="Arial" w:hAnsi="Arial" w:cs="Arial"/>
          <w:sz w:val="24"/>
          <w:szCs w:val="24"/>
          <w:lang w:eastAsia="pt-BR"/>
        </w:rPr>
        <w:t xml:space="preserve">De acordo com </w:t>
      </w:r>
      <w:r w:rsidRPr="009D339A">
        <w:rPr>
          <w:rFonts w:ascii="Arial" w:hAnsi="Arial" w:cs="Arial"/>
          <w:sz w:val="24"/>
          <w:szCs w:val="24"/>
          <w:lang w:eastAsia="pt-BR"/>
          <w:rPrChange w:id="349" w:author="Adam" w:date="2016-11-28T18:36:00Z">
            <w:rPr>
              <w:rFonts w:ascii="Arial" w:hAnsi="Arial" w:cs="Arial"/>
              <w:color w:val="000000"/>
              <w:sz w:val="24"/>
              <w:szCs w:val="24"/>
            </w:rPr>
          </w:rPrChange>
        </w:rPr>
        <w:t xml:space="preserve">(SOUZA, 2014) </w:t>
      </w:r>
      <w:r w:rsidRPr="009D339A">
        <w:rPr>
          <w:rFonts w:ascii="Arial" w:hAnsi="Arial" w:cs="Arial"/>
          <w:sz w:val="24"/>
          <w:szCs w:val="24"/>
          <w:lang w:eastAsia="pt-BR"/>
          <w:rPrChange w:id="350" w:author="Adam" w:date="2016-11-28T18:36:00Z">
            <w:rPr>
              <w:rFonts w:ascii="Arial" w:hAnsi="Arial" w:cs="Arial"/>
              <w:highlight w:val="yellow"/>
            </w:rPr>
          </w:rPrChange>
        </w:rPr>
        <w:t>[12]</w:t>
      </w:r>
      <w:r w:rsidRPr="009D339A">
        <w:rPr>
          <w:rFonts w:ascii="Arial" w:hAnsi="Arial" w:cs="Arial"/>
          <w:sz w:val="24"/>
          <w:szCs w:val="24"/>
          <w:lang w:eastAsia="pt-BR"/>
          <w:rPrChange w:id="351" w:author="Adam" w:date="2016-11-28T18:36:00Z">
            <w:rPr>
              <w:rFonts w:ascii="Arial" w:hAnsi="Arial" w:cs="Arial"/>
            </w:rPr>
          </w:rPrChange>
        </w:rPr>
        <w:t xml:space="preserve"> a placa Arduino MEGA 2560 dispõe de 54 pinos de entradas e saídas digitais, que podem ser utilizadas de acordo com a necessidade do projeto, tais pontos de conexões operam com tensão de 5V e podem fornecer ou drenar até 40</w:t>
      </w:r>
      <w:del w:id="352" w:author="Adam" w:date="2016-11-28T18:37:00Z">
        <w:r w:rsidRPr="009D339A" w:rsidDel="009D339A">
          <w:rPr>
            <w:rFonts w:ascii="Arial" w:hAnsi="Arial" w:cs="Arial"/>
            <w:sz w:val="24"/>
            <w:szCs w:val="24"/>
            <w:lang w:eastAsia="pt-BR"/>
            <w:rPrChange w:id="353" w:author="Adam" w:date="2016-11-28T18:36:00Z">
              <w:rPr>
                <w:rFonts w:ascii="Arial" w:hAnsi="Arial" w:cs="Arial"/>
              </w:rPr>
            </w:rPrChange>
          </w:rPr>
          <w:delText xml:space="preserve"> </w:delText>
        </w:r>
      </w:del>
      <w:r w:rsidRPr="009D339A">
        <w:rPr>
          <w:rFonts w:ascii="Arial" w:hAnsi="Arial" w:cs="Arial"/>
          <w:sz w:val="24"/>
          <w:szCs w:val="24"/>
          <w:lang w:eastAsia="pt-BR"/>
          <w:rPrChange w:id="354" w:author="Adam" w:date="2016-11-28T18:36:00Z">
            <w:rPr>
              <w:rFonts w:ascii="Arial" w:hAnsi="Arial" w:cs="Arial"/>
            </w:rPr>
          </w:rPrChange>
        </w:rPr>
        <w:t xml:space="preserve">mA. </w:t>
      </w:r>
      <w:del w:id="355" w:author="Adam" w:date="2016-11-28T18:37:00Z">
        <w:r w:rsidRPr="009D339A" w:rsidDel="009D339A">
          <w:rPr>
            <w:rFonts w:ascii="Arial" w:hAnsi="Arial" w:cs="Arial"/>
            <w:sz w:val="24"/>
            <w:szCs w:val="24"/>
            <w:lang w:eastAsia="pt-BR"/>
            <w:rPrChange w:id="356" w:author="Adam" w:date="2016-11-28T18:36:00Z">
              <w:rPr>
                <w:rFonts w:ascii="Arial" w:hAnsi="Arial" w:cs="Arial"/>
              </w:rPr>
            </w:rPrChange>
          </w:rPr>
          <w:delText>Para proteção interna c</w:delText>
        </w:r>
      </w:del>
      <w:ins w:id="357" w:author="Adam" w:date="2016-11-28T18:37:00Z">
        <w:r w:rsidR="009D339A">
          <w:rPr>
            <w:rFonts w:ascii="Arial" w:hAnsi="Arial" w:cs="Arial"/>
            <w:sz w:val="24"/>
            <w:szCs w:val="24"/>
            <w:lang w:eastAsia="pt-BR"/>
          </w:rPr>
          <w:t>C</w:t>
        </w:r>
      </w:ins>
      <w:r w:rsidRPr="009D339A">
        <w:rPr>
          <w:rFonts w:ascii="Arial" w:hAnsi="Arial" w:cs="Arial"/>
          <w:sz w:val="24"/>
          <w:szCs w:val="24"/>
          <w:lang w:eastAsia="pt-BR"/>
          <w:rPrChange w:id="358" w:author="Adam" w:date="2016-11-28T18:36:00Z">
            <w:rPr>
              <w:rFonts w:ascii="Arial" w:hAnsi="Arial" w:cs="Arial"/>
            </w:rPr>
          </w:rPrChange>
        </w:rPr>
        <w:t>ada pino</w:t>
      </w:r>
      <w:ins w:id="359" w:author="Adam" w:date="2016-11-28T18:37:00Z">
        <w:r w:rsidR="009D339A">
          <w:rPr>
            <w:rFonts w:ascii="Arial" w:hAnsi="Arial" w:cs="Arial"/>
            <w:sz w:val="24"/>
            <w:szCs w:val="24"/>
            <w:lang w:eastAsia="pt-BR"/>
          </w:rPr>
          <w:t xml:space="preserve"> de entrada</w:t>
        </w:r>
      </w:ins>
      <w:r w:rsidRPr="009D339A">
        <w:rPr>
          <w:rFonts w:ascii="Arial" w:hAnsi="Arial" w:cs="Arial"/>
          <w:sz w:val="24"/>
          <w:szCs w:val="24"/>
          <w:lang w:eastAsia="pt-BR"/>
          <w:rPrChange w:id="360" w:author="Adam" w:date="2016-11-28T18:36:00Z">
            <w:rPr>
              <w:rFonts w:ascii="Arial" w:hAnsi="Arial" w:cs="Arial"/>
            </w:rPr>
          </w:rPrChange>
        </w:rPr>
        <w:t xml:space="preserve"> </w:t>
      </w:r>
      <w:del w:id="361" w:author="Adam" w:date="2016-11-28T18:37:00Z">
        <w:r w:rsidRPr="009D339A" w:rsidDel="009D339A">
          <w:rPr>
            <w:rFonts w:ascii="Arial" w:hAnsi="Arial" w:cs="Arial"/>
            <w:sz w:val="24"/>
            <w:szCs w:val="24"/>
            <w:lang w:eastAsia="pt-BR"/>
            <w:rPrChange w:id="362" w:author="Adam" w:date="2016-11-28T18:36:00Z">
              <w:rPr>
                <w:rFonts w:ascii="Arial" w:hAnsi="Arial" w:cs="Arial"/>
              </w:rPr>
            </w:rPrChange>
          </w:rPr>
          <w:delText xml:space="preserve">apresenta </w:delText>
        </w:r>
      </w:del>
      <w:ins w:id="363" w:author="Adam" w:date="2016-11-28T18:37:00Z">
        <w:r w:rsidR="009D339A">
          <w:rPr>
            <w:rFonts w:ascii="Arial" w:hAnsi="Arial" w:cs="Arial"/>
            <w:sz w:val="24"/>
            <w:szCs w:val="24"/>
            <w:lang w:eastAsia="pt-BR"/>
          </w:rPr>
          <w:t>possui</w:t>
        </w:r>
        <w:r w:rsidR="009D339A" w:rsidRPr="009D339A">
          <w:rPr>
            <w:rFonts w:ascii="Arial" w:hAnsi="Arial" w:cs="Arial"/>
            <w:sz w:val="24"/>
            <w:szCs w:val="24"/>
            <w:lang w:eastAsia="pt-BR"/>
            <w:rPrChange w:id="364" w:author="Adam" w:date="2016-11-28T18:36:00Z">
              <w:rPr>
                <w:rFonts w:ascii="Arial" w:hAnsi="Arial" w:cs="Arial"/>
              </w:rPr>
            </w:rPrChange>
          </w:rPr>
          <w:t xml:space="preserve"> </w:t>
        </w:r>
      </w:ins>
      <w:r w:rsidRPr="009D339A">
        <w:rPr>
          <w:rFonts w:ascii="Arial" w:hAnsi="Arial" w:cs="Arial"/>
          <w:sz w:val="24"/>
          <w:szCs w:val="24"/>
          <w:lang w:eastAsia="pt-BR"/>
          <w:rPrChange w:id="365" w:author="Adam" w:date="2016-11-28T18:36:00Z">
            <w:rPr>
              <w:rFonts w:ascii="Arial" w:hAnsi="Arial" w:cs="Arial"/>
            </w:rPr>
          </w:rPrChange>
        </w:rPr>
        <w:t xml:space="preserve">resistor de </w:t>
      </w:r>
      <w:r w:rsidRPr="009D339A">
        <w:rPr>
          <w:rFonts w:ascii="Arial" w:hAnsi="Arial" w:cs="Arial"/>
          <w:sz w:val="24"/>
          <w:szCs w:val="24"/>
          <w:lang w:eastAsia="pt-BR"/>
          <w:rPrChange w:id="366" w:author="Adam" w:date="2016-11-28T18:36:00Z">
            <w:rPr>
              <w:rFonts w:ascii="Arial" w:hAnsi="Arial" w:cs="Arial"/>
              <w:i/>
            </w:rPr>
          </w:rPrChange>
        </w:rPr>
        <w:t>pull-up</w:t>
      </w:r>
      <w:ins w:id="367" w:author="Adam" w:date="2016-11-28T18:37:00Z">
        <w:r w:rsidR="009D339A">
          <w:rPr>
            <w:rFonts w:ascii="Arial" w:hAnsi="Arial" w:cs="Arial"/>
            <w:sz w:val="24"/>
            <w:szCs w:val="24"/>
            <w:lang w:eastAsia="pt-BR"/>
          </w:rPr>
          <w:t xml:space="preserve">. Este resistor </w:t>
        </w:r>
      </w:ins>
      <w:ins w:id="368" w:author="Adam" w:date="2016-11-28T18:38:00Z">
        <w:r w:rsidR="009D339A">
          <w:rPr>
            <w:rFonts w:ascii="Arial" w:hAnsi="Arial" w:cs="Arial"/>
            <w:sz w:val="24"/>
            <w:szCs w:val="24"/>
            <w:lang w:eastAsia="pt-BR"/>
          </w:rPr>
          <w:t xml:space="preserve">é utilizado apenas quando o modo de funcionamento do pino é declarado no ambiente de programação como modo “pull-up”. O resistor de </w:t>
        </w:r>
      </w:ins>
      <w:ins w:id="369" w:author="Adam" w:date="2016-11-28T18:39:00Z">
        <w:r w:rsidR="009D339A">
          <w:rPr>
            <w:rFonts w:ascii="Arial" w:hAnsi="Arial" w:cs="Arial"/>
            <w:sz w:val="24"/>
            <w:szCs w:val="24"/>
            <w:lang w:eastAsia="pt-BR"/>
          </w:rPr>
          <w:t>“pull-up” permite que o pino fique em um estado lógico ativado conhecido, pois pode haver a possibilidade do pino ficar sem refer</w:t>
        </w:r>
      </w:ins>
      <w:ins w:id="370" w:author="Adam" w:date="2016-11-28T18:40:00Z">
        <w:r w:rsidR="009D339A">
          <w:rPr>
            <w:rFonts w:ascii="Arial" w:hAnsi="Arial" w:cs="Arial"/>
            <w:sz w:val="24"/>
            <w:szCs w:val="24"/>
            <w:lang w:eastAsia="pt-BR"/>
          </w:rPr>
          <w:t>ência. Utilizando-se esta configuração de pull-up (ou também de pull-down) no hardware fora da placa do Arduino, esta opç</w:t>
        </w:r>
      </w:ins>
      <w:ins w:id="371" w:author="Adam" w:date="2016-11-28T18:41:00Z">
        <w:r w:rsidR="009D339A">
          <w:rPr>
            <w:rFonts w:ascii="Arial" w:hAnsi="Arial" w:cs="Arial"/>
            <w:sz w:val="24"/>
            <w:szCs w:val="24"/>
            <w:lang w:eastAsia="pt-BR"/>
          </w:rPr>
          <w:t>ão pode ser desconsiderada.</w:t>
        </w:r>
      </w:ins>
      <w:r>
        <w:rPr>
          <w:rFonts w:ascii="Arial" w:hAnsi="Arial" w:cs="Arial"/>
        </w:rPr>
        <w:t xml:space="preserve"> </w:t>
      </w:r>
      <w:r w:rsidR="00F15284">
        <w:rPr>
          <w:rFonts w:ascii="Arial" w:hAnsi="Arial" w:cs="Arial"/>
          <w:i/>
          <w:color w:val="FF0000"/>
          <w:sz w:val="24"/>
          <w:szCs w:val="24"/>
        </w:rPr>
        <w:t>&lt;</w:t>
      </w:r>
      <w:proofErr w:type="gramStart"/>
      <w:r w:rsidR="00F15284" w:rsidRPr="00F15284">
        <w:rPr>
          <w:rFonts w:ascii="Arial" w:hAnsi="Arial" w:cs="Arial"/>
          <w:color w:val="FF0000"/>
          <w:sz w:val="24"/>
          <w:szCs w:val="24"/>
        </w:rPr>
        <w:t>perguntar</w:t>
      </w:r>
      <w:proofErr w:type="gramEnd"/>
      <w:r w:rsidR="00F15284" w:rsidRPr="00F15284">
        <w:rPr>
          <w:rFonts w:ascii="Arial" w:hAnsi="Arial" w:cs="Arial"/>
          <w:color w:val="FF0000"/>
          <w:sz w:val="24"/>
          <w:szCs w:val="24"/>
        </w:rPr>
        <w:t xml:space="preserve"> para o Prof Abreu como colocar termos em inglês</w:t>
      </w:r>
      <w:r w:rsidR="00F15284">
        <w:rPr>
          <w:rFonts w:ascii="Arial" w:hAnsi="Arial" w:cs="Arial"/>
          <w:color w:val="FF0000"/>
          <w:sz w:val="24"/>
          <w:szCs w:val="24"/>
        </w:rPr>
        <w:t>&gt;</w:t>
      </w:r>
      <w:r w:rsidR="00F15284">
        <w:rPr>
          <w:rFonts w:ascii="Arial" w:hAnsi="Arial" w:cs="Arial"/>
          <w:color w:val="000000"/>
          <w:sz w:val="24"/>
          <w:szCs w:val="24"/>
        </w:rPr>
        <w:t xml:space="preserve"> </w:t>
      </w:r>
      <w:del w:id="372" w:author="Adam" w:date="2016-11-28T18:37:00Z">
        <w:r w:rsidDel="009D339A">
          <w:rPr>
            <w:rFonts w:ascii="Arial" w:hAnsi="Arial" w:cs="Arial"/>
          </w:rPr>
          <w:delText>que é regulado por software.</w:delText>
        </w:r>
      </w:del>
    </w:p>
    <w:p w:rsidR="0009147F" w:rsidRPr="00F15284" w:rsidRDefault="0009147F" w:rsidP="00A101A0">
      <w:pPr>
        <w:spacing w:line="360" w:lineRule="auto"/>
        <w:jc w:val="both"/>
        <w:rPr>
          <w:rFonts w:ascii="Arial" w:hAnsi="Arial" w:cs="Arial"/>
          <w:color w:val="FF0000"/>
          <w:sz w:val="24"/>
          <w:szCs w:val="24"/>
          <w:lang w:eastAsia="pt-BR"/>
        </w:rPr>
      </w:pPr>
      <w:r>
        <w:rPr>
          <w:lang w:eastAsia="pt-BR"/>
        </w:rPr>
        <w:tab/>
      </w:r>
      <w:r w:rsidRPr="00077107">
        <w:rPr>
          <w:rFonts w:ascii="Arial" w:hAnsi="Arial" w:cs="Arial"/>
          <w:sz w:val="24"/>
          <w:szCs w:val="24"/>
          <w:lang w:eastAsia="pt-BR"/>
        </w:rPr>
        <w:t xml:space="preserve">Há também as saídas PWM, que segundo </w:t>
      </w:r>
      <w:ins w:id="373" w:author="Adam" w:date="2016-11-28T18:43:00Z">
        <w:r w:rsidR="000D136A" w:rsidRPr="007F118A">
          <w:rPr>
            <w:rFonts w:ascii="Arial" w:hAnsi="Arial" w:cs="Arial"/>
            <w:sz w:val="24"/>
            <w:szCs w:val="24"/>
            <w:lang w:eastAsia="pt-BR"/>
          </w:rPr>
          <w:t>(SOUZA, 2014)</w:t>
        </w:r>
        <w:r w:rsidR="000D136A" w:rsidRPr="00077107" w:rsidDel="000D136A">
          <w:rPr>
            <w:rFonts w:ascii="Arial" w:hAnsi="Arial" w:cs="Arial"/>
            <w:sz w:val="24"/>
            <w:szCs w:val="24"/>
            <w:lang w:eastAsia="pt-BR"/>
          </w:rPr>
          <w:t xml:space="preserve"> </w:t>
        </w:r>
      </w:ins>
      <w:del w:id="374" w:author="Adam" w:date="2016-11-28T18:43:00Z">
        <w:r w:rsidRPr="00077107" w:rsidDel="000D136A">
          <w:rPr>
            <w:rFonts w:ascii="Arial" w:hAnsi="Arial" w:cs="Arial"/>
            <w:sz w:val="24"/>
            <w:szCs w:val="24"/>
            <w:lang w:eastAsia="pt-BR"/>
          </w:rPr>
          <w:delText xml:space="preserve">(LARGURA, 2014) </w:delText>
        </w:r>
      </w:del>
      <w:r w:rsidRPr="00077107">
        <w:rPr>
          <w:rFonts w:ascii="Arial" w:hAnsi="Arial" w:cs="Arial"/>
          <w:sz w:val="24"/>
          <w:szCs w:val="24"/>
          <w:highlight w:val="yellow"/>
        </w:rPr>
        <w:t>[13]</w:t>
      </w:r>
      <w:r>
        <w:rPr>
          <w:rFonts w:ascii="Arial" w:hAnsi="Arial" w:cs="Arial"/>
          <w:sz w:val="24"/>
          <w:szCs w:val="24"/>
        </w:rPr>
        <w:t xml:space="preserve"> é um método de se </w:t>
      </w:r>
      <w:del w:id="375" w:author="Adam" w:date="2016-11-28T18:41:00Z">
        <w:r w:rsidDel="000D136A">
          <w:rPr>
            <w:rFonts w:ascii="Arial" w:hAnsi="Arial" w:cs="Arial"/>
            <w:sz w:val="24"/>
            <w:szCs w:val="24"/>
          </w:rPr>
          <w:delText xml:space="preserve">controlar </w:delText>
        </w:r>
      </w:del>
      <w:ins w:id="376" w:author="Adam" w:date="2016-11-28T18:41:00Z">
        <w:r w:rsidR="000D136A">
          <w:rPr>
            <w:rFonts w:ascii="Arial" w:hAnsi="Arial" w:cs="Arial"/>
            <w:sz w:val="24"/>
            <w:szCs w:val="24"/>
          </w:rPr>
          <w:t xml:space="preserve">modular </w:t>
        </w:r>
      </w:ins>
      <w:del w:id="377" w:author="Adam" w:date="2016-11-28T18:41:00Z">
        <w:r w:rsidDel="000D136A">
          <w:rPr>
            <w:rFonts w:ascii="Arial" w:hAnsi="Arial" w:cs="Arial"/>
            <w:sz w:val="24"/>
            <w:szCs w:val="24"/>
          </w:rPr>
          <w:delText>a potência e velocidade de um motor</w:delText>
        </w:r>
      </w:del>
      <w:ins w:id="378" w:author="Adam" w:date="2016-11-28T18:46:00Z">
        <w:r w:rsidR="000D136A">
          <w:rPr>
            <w:rFonts w:ascii="Arial" w:hAnsi="Arial" w:cs="Arial"/>
            <w:sz w:val="24"/>
            <w:szCs w:val="24"/>
          </w:rPr>
          <w:t>o valor médio</w:t>
        </w:r>
      </w:ins>
      <w:ins w:id="379" w:author="Adam" w:date="2016-11-28T18:42:00Z">
        <w:r w:rsidR="000D136A">
          <w:rPr>
            <w:rFonts w:ascii="Arial" w:hAnsi="Arial" w:cs="Arial"/>
            <w:sz w:val="24"/>
            <w:szCs w:val="24"/>
          </w:rPr>
          <w:t xml:space="preserve"> de </w:t>
        </w:r>
      </w:ins>
      <w:ins w:id="380" w:author="Adam" w:date="2016-11-28T18:41:00Z">
        <w:r w:rsidR="000D136A">
          <w:rPr>
            <w:rFonts w:ascii="Arial" w:hAnsi="Arial" w:cs="Arial"/>
            <w:sz w:val="24"/>
            <w:szCs w:val="24"/>
          </w:rPr>
          <w:t>tensão</w:t>
        </w:r>
      </w:ins>
      <w:del w:id="381" w:author="Adam" w:date="2016-11-28T18:46:00Z">
        <w:r w:rsidDel="000D136A">
          <w:rPr>
            <w:rFonts w:ascii="Arial" w:hAnsi="Arial" w:cs="Arial"/>
            <w:sz w:val="24"/>
            <w:szCs w:val="24"/>
          </w:rPr>
          <w:delText>,</w:delText>
        </w:r>
      </w:del>
      <w:r>
        <w:rPr>
          <w:rFonts w:ascii="Arial" w:hAnsi="Arial" w:cs="Arial"/>
          <w:sz w:val="24"/>
          <w:szCs w:val="24"/>
        </w:rPr>
        <w:t xml:space="preserve"> </w:t>
      </w:r>
      <w:ins w:id="382" w:author="Adam" w:date="2016-11-28T18:47:00Z">
        <w:r w:rsidR="000D136A">
          <w:rPr>
            <w:rFonts w:ascii="Arial" w:hAnsi="Arial" w:cs="Arial"/>
            <w:sz w:val="24"/>
            <w:szCs w:val="24"/>
          </w:rPr>
          <w:t xml:space="preserve">de uma onda quadrada de frequência fixa </w:t>
        </w:r>
      </w:ins>
      <w:r>
        <w:rPr>
          <w:rFonts w:ascii="Arial" w:hAnsi="Arial" w:cs="Arial"/>
          <w:sz w:val="24"/>
          <w:szCs w:val="24"/>
        </w:rPr>
        <w:t>através d</w:t>
      </w:r>
      <w:ins w:id="383" w:author="Adam" w:date="2016-11-28T18:46:00Z">
        <w:r w:rsidR="000D136A">
          <w:rPr>
            <w:rFonts w:ascii="Arial" w:hAnsi="Arial" w:cs="Arial"/>
            <w:sz w:val="24"/>
            <w:szCs w:val="24"/>
          </w:rPr>
          <w:t>o t</w:t>
        </w:r>
      </w:ins>
      <w:ins w:id="384" w:author="Adam" w:date="2016-11-28T18:47:00Z">
        <w:r w:rsidR="000D136A">
          <w:rPr>
            <w:rFonts w:ascii="Arial" w:hAnsi="Arial" w:cs="Arial"/>
            <w:sz w:val="24"/>
            <w:szCs w:val="24"/>
          </w:rPr>
          <w:t>e</w:t>
        </w:r>
      </w:ins>
      <w:ins w:id="385" w:author="Adam" w:date="2016-11-28T18:46:00Z">
        <w:r w:rsidR="000D136A">
          <w:rPr>
            <w:rFonts w:ascii="Arial" w:hAnsi="Arial" w:cs="Arial"/>
            <w:sz w:val="24"/>
            <w:szCs w:val="24"/>
          </w:rPr>
          <w:t>mpo</w:t>
        </w:r>
      </w:ins>
      <w:del w:id="386" w:author="Adam" w:date="2016-11-28T18:46:00Z">
        <w:r w:rsidDel="000D136A">
          <w:rPr>
            <w:rFonts w:ascii="Arial" w:hAnsi="Arial" w:cs="Arial"/>
            <w:sz w:val="24"/>
            <w:szCs w:val="24"/>
          </w:rPr>
          <w:delText>e</w:delText>
        </w:r>
      </w:del>
      <w:r>
        <w:rPr>
          <w:rFonts w:ascii="Arial" w:hAnsi="Arial" w:cs="Arial"/>
          <w:sz w:val="24"/>
          <w:szCs w:val="24"/>
        </w:rPr>
        <w:t xml:space="preserve"> </w:t>
      </w:r>
      <w:ins w:id="387" w:author="Adam" w:date="2016-11-28T18:46:00Z">
        <w:r w:rsidR="000D136A">
          <w:rPr>
            <w:rFonts w:ascii="Arial" w:hAnsi="Arial" w:cs="Arial"/>
            <w:sz w:val="24"/>
            <w:szCs w:val="24"/>
          </w:rPr>
          <w:t>que o valor</w:t>
        </w:r>
      </w:ins>
      <w:ins w:id="388" w:author="Adam" w:date="2016-11-28T18:47:00Z">
        <w:r w:rsidR="000D136A">
          <w:rPr>
            <w:rFonts w:ascii="Arial" w:hAnsi="Arial" w:cs="Arial"/>
            <w:sz w:val="24"/>
            <w:szCs w:val="24"/>
          </w:rPr>
          <w:t xml:space="preserve"> fica em nível lógico alto.</w:t>
        </w:r>
      </w:ins>
      <w:del w:id="389" w:author="Adam" w:date="2016-11-28T18:47:00Z">
        <w:r w:rsidDel="000D136A">
          <w:rPr>
            <w:rFonts w:ascii="Arial" w:hAnsi="Arial" w:cs="Arial"/>
            <w:sz w:val="24"/>
            <w:szCs w:val="24"/>
          </w:rPr>
          <w:delText xml:space="preserve">uma </w:delText>
        </w:r>
      </w:del>
      <w:del w:id="390" w:author="Adam" w:date="2016-11-28T18:43:00Z">
        <w:r w:rsidDel="000D136A">
          <w:rPr>
            <w:rFonts w:ascii="Arial" w:hAnsi="Arial" w:cs="Arial"/>
            <w:sz w:val="24"/>
            <w:szCs w:val="24"/>
          </w:rPr>
          <w:delText>seqüência</w:delText>
        </w:r>
      </w:del>
      <w:del w:id="391" w:author="Adam" w:date="2016-11-28T18:47:00Z">
        <w:r w:rsidDel="000D136A">
          <w:rPr>
            <w:rFonts w:ascii="Arial" w:hAnsi="Arial" w:cs="Arial"/>
            <w:sz w:val="24"/>
            <w:szCs w:val="24"/>
          </w:rPr>
          <w:delText xml:space="preserve"> de chaveamento, se </w:delText>
        </w:r>
      </w:del>
      <w:ins w:id="392" w:author="Adam" w:date="2016-11-28T18:47:00Z">
        <w:r w:rsidR="00E873E0">
          <w:rPr>
            <w:rFonts w:ascii="Arial" w:hAnsi="Arial" w:cs="Arial"/>
            <w:sz w:val="24"/>
            <w:szCs w:val="24"/>
          </w:rPr>
          <w:t xml:space="preserve"> Desta forma </w:t>
        </w:r>
      </w:ins>
      <w:r>
        <w:rPr>
          <w:rFonts w:ascii="Arial" w:hAnsi="Arial" w:cs="Arial"/>
          <w:sz w:val="24"/>
          <w:szCs w:val="24"/>
        </w:rPr>
        <w:t>obtém</w:t>
      </w:r>
      <w:ins w:id="393" w:author="Adam" w:date="2016-11-28T18:48:00Z">
        <w:r w:rsidR="00E873E0">
          <w:rPr>
            <w:rFonts w:ascii="Arial" w:hAnsi="Arial" w:cs="Arial"/>
            <w:sz w:val="24"/>
            <w:szCs w:val="24"/>
          </w:rPr>
          <w:t>-se</w:t>
        </w:r>
      </w:ins>
      <w:r>
        <w:rPr>
          <w:rFonts w:ascii="Arial" w:hAnsi="Arial" w:cs="Arial"/>
          <w:sz w:val="24"/>
          <w:szCs w:val="24"/>
        </w:rPr>
        <w:t xml:space="preserve"> resultados analógicos por meios digitais. </w:t>
      </w:r>
      <w:del w:id="394" w:author="Adam" w:date="2016-11-28T18:48:00Z">
        <w:r w:rsidDel="00E873E0">
          <w:rPr>
            <w:rFonts w:ascii="Arial" w:hAnsi="Arial" w:cs="Arial"/>
            <w:sz w:val="24"/>
            <w:szCs w:val="24"/>
          </w:rPr>
          <w:delText>Gera-se um</w:delText>
        </w:r>
        <w:r w:rsidR="00F15284" w:rsidDel="00E873E0">
          <w:rPr>
            <w:rFonts w:ascii="Arial" w:hAnsi="Arial" w:cs="Arial"/>
            <w:sz w:val="24"/>
            <w:szCs w:val="24"/>
          </w:rPr>
          <w:delText>a onda quadrada em</w:delText>
        </w:r>
        <w:r w:rsidDel="00E873E0">
          <w:rPr>
            <w:rFonts w:ascii="Arial" w:hAnsi="Arial" w:cs="Arial"/>
            <w:sz w:val="24"/>
            <w:szCs w:val="24"/>
          </w:rPr>
          <w:delText xml:space="preserve"> freqüência muito alta em que é efetuado o controle </w:delText>
        </w:r>
        <w:r w:rsidR="00F15284" w:rsidDel="00E873E0">
          <w:rPr>
            <w:rFonts w:ascii="Arial" w:hAnsi="Arial" w:cs="Arial"/>
            <w:sz w:val="24"/>
            <w:szCs w:val="24"/>
          </w:rPr>
          <w:delText>d</w:delText>
        </w:r>
        <w:r w:rsidDel="00E873E0">
          <w:rPr>
            <w:rFonts w:ascii="Arial" w:hAnsi="Arial" w:cs="Arial"/>
            <w:sz w:val="24"/>
            <w:szCs w:val="24"/>
          </w:rPr>
          <w:delText>a porcentagem em que a onda</w:delText>
        </w:r>
        <w:r w:rsidR="00F15284" w:rsidDel="00E873E0">
          <w:rPr>
            <w:rFonts w:ascii="Arial" w:hAnsi="Arial" w:cs="Arial"/>
            <w:sz w:val="24"/>
            <w:szCs w:val="24"/>
          </w:rPr>
          <w:delText xml:space="preserve"> está em nível lógico alto. Esta porcentagem</w:delText>
        </w:r>
        <w:r w:rsidDel="00E873E0">
          <w:rPr>
            <w:rFonts w:ascii="Arial" w:hAnsi="Arial" w:cs="Arial"/>
            <w:sz w:val="24"/>
            <w:szCs w:val="24"/>
          </w:rPr>
          <w:delText xml:space="preserve"> </w:delText>
        </w:r>
        <w:r w:rsidR="00F15284" w:rsidDel="00E873E0">
          <w:rPr>
            <w:rFonts w:ascii="Arial" w:hAnsi="Arial" w:cs="Arial"/>
            <w:sz w:val="24"/>
            <w:szCs w:val="24"/>
          </w:rPr>
          <w:delText xml:space="preserve">de </w:delText>
        </w:r>
        <w:r w:rsidDel="00E873E0">
          <w:rPr>
            <w:rFonts w:ascii="Arial" w:hAnsi="Arial" w:cs="Arial"/>
            <w:sz w:val="24"/>
            <w:szCs w:val="24"/>
          </w:rPr>
          <w:delText>tempo é chamado de DutyCycle e sua variação provoca mudança no valor médio da onda. Na figura 5</w:delText>
        </w:r>
        <w:r w:rsidR="00666ED5" w:rsidDel="00E873E0">
          <w:rPr>
            <w:rFonts w:ascii="Arial" w:hAnsi="Arial" w:cs="Arial"/>
            <w:sz w:val="24"/>
            <w:szCs w:val="24"/>
          </w:rPr>
          <w:delText>,</w:delText>
        </w:r>
        <w:r w:rsidDel="00E873E0">
          <w:rPr>
            <w:rFonts w:ascii="Arial" w:hAnsi="Arial" w:cs="Arial"/>
            <w:sz w:val="24"/>
            <w:szCs w:val="24"/>
          </w:rPr>
          <w:delText xml:space="preserve"> demonstra</w:delText>
        </w:r>
        <w:r w:rsidR="00F15284" w:rsidDel="00E873E0">
          <w:rPr>
            <w:rFonts w:ascii="Arial" w:hAnsi="Arial" w:cs="Arial"/>
            <w:sz w:val="24"/>
            <w:szCs w:val="24"/>
          </w:rPr>
          <w:delText xml:space="preserve">-se </w:delText>
        </w:r>
        <w:r w:rsidDel="00E873E0">
          <w:rPr>
            <w:rFonts w:ascii="Arial" w:hAnsi="Arial" w:cs="Arial"/>
            <w:sz w:val="24"/>
            <w:szCs w:val="24"/>
          </w:rPr>
          <w:delText>a variação da onda.</w:delText>
        </w:r>
        <w:r w:rsidR="00F15284" w:rsidDel="00E873E0">
          <w:rPr>
            <w:rFonts w:ascii="Arial" w:hAnsi="Arial" w:cs="Arial"/>
            <w:sz w:val="24"/>
            <w:szCs w:val="24"/>
          </w:rPr>
          <w:delText xml:space="preserve"> </w:delText>
        </w:r>
        <w:r w:rsidR="00F15284" w:rsidRPr="00F15284" w:rsidDel="00E873E0">
          <w:rPr>
            <w:rFonts w:ascii="Arial" w:hAnsi="Arial" w:cs="Arial"/>
            <w:color w:val="FF0000"/>
            <w:sz w:val="24"/>
            <w:szCs w:val="24"/>
          </w:rPr>
          <w:delText>&lt;Adam favor verificar se o texto procede&gt;</w:delText>
        </w:r>
      </w:del>
    </w:p>
    <w:p w:rsidR="0009147F" w:rsidRPr="00D76C84" w:rsidRDefault="0009147F" w:rsidP="00A101A0">
      <w:pPr>
        <w:spacing w:line="240" w:lineRule="auto"/>
        <w:ind w:left="2268"/>
        <w:jc w:val="both"/>
        <w:rPr>
          <w:rFonts w:ascii="Arial" w:hAnsi="Arial" w:cs="Arial"/>
          <w:sz w:val="20"/>
          <w:szCs w:val="20"/>
          <w:lang w:eastAsia="pt-BR"/>
        </w:rPr>
      </w:pPr>
    </w:p>
    <w:p w:rsidR="00517D21" w:rsidRDefault="00EC6740" w:rsidP="00517D21">
      <w:pPr>
        <w:pStyle w:val="SemEspaamento"/>
        <w:keepNext/>
        <w:jc w:val="center"/>
        <w:rPr>
          <w:ins w:id="395" w:author="Adam" w:date="2016-11-28T19:48:00Z"/>
        </w:rPr>
        <w:pPrChange w:id="396" w:author="Adam" w:date="2016-11-28T19:48:00Z">
          <w:pPr>
            <w:pStyle w:val="SemEspaamento"/>
            <w:jc w:val="center"/>
          </w:pPr>
        </w:pPrChange>
      </w:pPr>
      <w:r>
        <w:rPr>
          <w:noProof/>
          <w:lang w:eastAsia="pt-BR"/>
        </w:rPr>
        <w:lastRenderedPageBreak/>
        <w:drawing>
          <wp:inline distT="0" distB="0" distL="0" distR="0" wp14:anchorId="052D2DAE" wp14:editId="313E1FFD">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517D21" w:rsidRDefault="00517D21" w:rsidP="00517D21">
      <w:pPr>
        <w:pStyle w:val="SemEspaamento"/>
        <w:jc w:val="center"/>
        <w:rPr>
          <w:ins w:id="397" w:author="Adam" w:date="2016-11-28T19:48:00Z"/>
          <w:rFonts w:ascii="Arial" w:hAnsi="Arial" w:cs="Arial"/>
          <w:sz w:val="20"/>
          <w:szCs w:val="20"/>
          <w:rPrChange w:id="398" w:author="Adam" w:date="2016-11-28T19:48:00Z">
            <w:rPr>
              <w:ins w:id="399" w:author="Adam" w:date="2016-11-28T19:48:00Z"/>
            </w:rPr>
          </w:rPrChange>
        </w:rPr>
      </w:pPr>
      <w:ins w:id="400" w:author="Adam" w:date="2016-11-28T19:48:00Z">
        <w:r w:rsidRPr="00517D21">
          <w:rPr>
            <w:rFonts w:ascii="Arial" w:hAnsi="Arial" w:cs="Arial"/>
            <w:sz w:val="20"/>
            <w:szCs w:val="20"/>
            <w:rPrChange w:id="401" w:author="Adam" w:date="2016-11-28T19:48:00Z">
              <w:rPr/>
            </w:rPrChange>
          </w:rPr>
          <w:t xml:space="preserve">Figura </w:t>
        </w:r>
        <w:r w:rsidRPr="00517D21">
          <w:rPr>
            <w:rFonts w:ascii="Arial" w:hAnsi="Arial" w:cs="Arial"/>
            <w:sz w:val="20"/>
            <w:szCs w:val="20"/>
            <w:rPrChange w:id="402" w:author="Adam" w:date="2016-11-28T19:48:00Z">
              <w:rPr/>
            </w:rPrChange>
          </w:rPr>
          <w:fldChar w:fldCharType="begin"/>
        </w:r>
        <w:r w:rsidRPr="00517D21">
          <w:rPr>
            <w:rFonts w:ascii="Arial" w:hAnsi="Arial" w:cs="Arial"/>
            <w:sz w:val="20"/>
            <w:szCs w:val="20"/>
            <w:rPrChange w:id="403" w:author="Adam" w:date="2016-11-28T19:48:00Z">
              <w:rPr/>
            </w:rPrChange>
          </w:rPr>
          <w:instrText xml:space="preserve"> SEQ Figura \* ARABIC </w:instrText>
        </w:r>
      </w:ins>
      <w:r w:rsidRPr="00517D21">
        <w:rPr>
          <w:rFonts w:ascii="Arial" w:hAnsi="Arial" w:cs="Arial"/>
          <w:sz w:val="20"/>
          <w:szCs w:val="20"/>
          <w:rPrChange w:id="404" w:author="Adam" w:date="2016-11-28T19:48:00Z">
            <w:rPr/>
          </w:rPrChange>
        </w:rPr>
        <w:fldChar w:fldCharType="separate"/>
      </w:r>
      <w:ins w:id="405" w:author="Adam" w:date="2016-11-28T21:01:00Z">
        <w:r w:rsidR="00842E3D">
          <w:rPr>
            <w:rFonts w:ascii="Arial" w:hAnsi="Arial" w:cs="Arial"/>
            <w:noProof/>
            <w:sz w:val="20"/>
            <w:szCs w:val="20"/>
          </w:rPr>
          <w:t>5</w:t>
        </w:r>
      </w:ins>
      <w:ins w:id="406" w:author="Adam" w:date="2016-11-28T19:48:00Z">
        <w:r w:rsidRPr="00517D21">
          <w:rPr>
            <w:rFonts w:ascii="Arial" w:hAnsi="Arial" w:cs="Arial"/>
            <w:sz w:val="20"/>
            <w:szCs w:val="20"/>
            <w:rPrChange w:id="407" w:author="Adam" w:date="2016-11-28T19:48:00Z">
              <w:rPr/>
            </w:rPrChange>
          </w:rPr>
          <w:fldChar w:fldCharType="end"/>
        </w:r>
        <w:r w:rsidRPr="00517D21">
          <w:rPr>
            <w:rFonts w:ascii="Arial" w:hAnsi="Arial" w:cs="Arial"/>
            <w:sz w:val="20"/>
            <w:szCs w:val="20"/>
            <w:rPrChange w:id="408" w:author="Adam" w:date="2016-11-28T19:48:00Z">
              <w:rPr/>
            </w:rPrChange>
          </w:rPr>
          <w:t xml:space="preserve"> - Saída PWM </w:t>
        </w:r>
      </w:ins>
    </w:p>
    <w:p w:rsidR="00517D21" w:rsidRDefault="00517D21" w:rsidP="00517D21">
      <w:pPr>
        <w:pStyle w:val="SemEspaamento"/>
        <w:jc w:val="center"/>
        <w:rPr>
          <w:ins w:id="409" w:author="Adam" w:date="2016-11-28T19:48:00Z"/>
          <w:rFonts w:ascii="Arial" w:hAnsi="Arial" w:cs="Arial"/>
          <w:sz w:val="20"/>
          <w:szCs w:val="20"/>
        </w:rPr>
      </w:pPr>
      <w:ins w:id="410" w:author="Adam" w:date="2016-11-28T19:48: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sidRPr="00517D21">
          <w:rPr>
            <w:rFonts w:ascii="Arial" w:hAnsi="Arial" w:cs="Arial"/>
            <w:sz w:val="20"/>
            <w:szCs w:val="20"/>
            <w:rPrChange w:id="411" w:author="Adam" w:date="2016-11-28T19:48:00Z">
              <w:rPr/>
            </w:rPrChange>
          </w:rPr>
          <w:fldChar w:fldCharType="begin"/>
        </w:r>
        <w:r w:rsidRPr="00517D21">
          <w:rPr>
            <w:rFonts w:ascii="Arial" w:hAnsi="Arial" w:cs="Arial"/>
            <w:sz w:val="20"/>
            <w:szCs w:val="20"/>
            <w:rPrChange w:id="412" w:author="Adam" w:date="2016-11-28T19:48:00Z">
              <w:rPr/>
            </w:rPrChange>
          </w:rPr>
          <w:instrText xml:space="preserve"> HYPERLINK "http://blog.vidadesilicio.com.br/arduino/basico/grandezas-digitais-e-analogicas-e-pwm/" </w:instrText>
        </w:r>
        <w:r w:rsidRPr="00517D21">
          <w:rPr>
            <w:rFonts w:ascii="Arial" w:hAnsi="Arial" w:cs="Arial"/>
            <w:sz w:val="20"/>
            <w:szCs w:val="20"/>
            <w:rPrChange w:id="413" w:author="Adam" w:date="2016-11-28T19:48:00Z">
              <w:rPr/>
            </w:rPrChange>
          </w:rPr>
          <w:fldChar w:fldCharType="separate"/>
        </w:r>
        <w:r w:rsidRPr="00517D21">
          <w:rPr>
            <w:rPrChange w:id="414" w:author="Adam" w:date="2016-11-28T19:48:00Z">
              <w:rPr>
                <w:rStyle w:val="Hyperlink"/>
                <w:rFonts w:ascii="Arial" w:hAnsi="Arial" w:cs="Arial"/>
                <w:sz w:val="20"/>
                <w:szCs w:val="20"/>
              </w:rPr>
            </w:rPrChange>
          </w:rPr>
          <w:t>http://blog.vidadesilicio.com.br/arduino/basico/grandezas-digitais-e-analogicas-e-pwm/</w:t>
        </w:r>
        <w:r w:rsidRPr="00517D21">
          <w:rPr>
            <w:rPrChange w:id="415" w:author="Adam" w:date="2016-11-28T19:48:00Z">
              <w:rPr>
                <w:rStyle w:val="Hyperlink"/>
                <w:rFonts w:ascii="Arial" w:hAnsi="Arial" w:cs="Arial"/>
                <w:sz w:val="20"/>
                <w:szCs w:val="20"/>
              </w:rPr>
            </w:rPrChange>
          </w:rPr>
          <w:fldChar w:fldCharType="end"/>
        </w:r>
      </w:ins>
    </w:p>
    <w:p w:rsidR="00517D21" w:rsidRDefault="00517D21" w:rsidP="00517D21">
      <w:pPr>
        <w:pStyle w:val="SemEspaamento"/>
        <w:jc w:val="center"/>
        <w:rPr>
          <w:ins w:id="416" w:author="Adam" w:date="2016-11-28T19:48:00Z"/>
          <w:rFonts w:ascii="Arial" w:hAnsi="Arial" w:cs="Arial"/>
          <w:sz w:val="20"/>
          <w:szCs w:val="20"/>
        </w:rPr>
      </w:pPr>
      <w:proofErr w:type="gramStart"/>
      <w:ins w:id="417" w:author="Adam" w:date="2016-11-28T19:48:00Z">
        <w:r w:rsidRPr="002B2F4D">
          <w:rPr>
            <w:rFonts w:ascii="Arial" w:hAnsi="Arial" w:cs="Arial"/>
            <w:sz w:val="20"/>
            <w:szCs w:val="20"/>
          </w:rPr>
          <w:t>acessado</w:t>
        </w:r>
        <w:proofErr w:type="gramEnd"/>
        <w:r w:rsidRPr="002B2F4D">
          <w:rPr>
            <w:rFonts w:ascii="Arial" w:hAnsi="Arial" w:cs="Arial"/>
            <w:sz w:val="20"/>
            <w:szCs w:val="20"/>
          </w:rPr>
          <w:t xml:space="preserve"> em 10/2016)</w:t>
        </w:r>
      </w:ins>
    </w:p>
    <w:p w:rsidR="0009147F" w:rsidRPr="00517D21" w:rsidRDefault="0009147F" w:rsidP="00517D21">
      <w:pPr>
        <w:pStyle w:val="SemEspaamento"/>
        <w:jc w:val="center"/>
        <w:rPr>
          <w:rFonts w:ascii="Arial" w:hAnsi="Arial" w:cs="Arial"/>
          <w:sz w:val="20"/>
          <w:szCs w:val="20"/>
          <w:rPrChange w:id="418" w:author="Adam" w:date="2016-11-28T19:48:00Z">
            <w:rPr>
              <w:lang w:eastAsia="pt-BR"/>
            </w:rPr>
          </w:rPrChange>
        </w:rPr>
      </w:pPr>
    </w:p>
    <w:p w:rsidR="0009147F" w:rsidRPr="002B2F4D" w:rsidDel="00517D21" w:rsidRDefault="0009147F" w:rsidP="00A101A0">
      <w:pPr>
        <w:pStyle w:val="SemEspaamento"/>
        <w:jc w:val="center"/>
        <w:rPr>
          <w:del w:id="419" w:author="Adam" w:date="2016-11-28T19:48:00Z"/>
          <w:rFonts w:ascii="Arial" w:hAnsi="Arial" w:cs="Arial"/>
          <w:sz w:val="20"/>
          <w:szCs w:val="20"/>
        </w:rPr>
      </w:pPr>
      <w:del w:id="420" w:author="Adam" w:date="2016-11-28T19:48:00Z">
        <w:r w:rsidDel="00517D21">
          <w:rPr>
            <w:rFonts w:ascii="Arial" w:hAnsi="Arial" w:cs="Arial"/>
            <w:sz w:val="20"/>
            <w:szCs w:val="20"/>
          </w:rPr>
          <w:delText>Figura 5</w:delText>
        </w:r>
        <w:r w:rsidRPr="002B2F4D" w:rsidDel="00517D21">
          <w:rPr>
            <w:rFonts w:ascii="Arial" w:hAnsi="Arial" w:cs="Arial"/>
            <w:sz w:val="20"/>
            <w:szCs w:val="20"/>
          </w:rPr>
          <w:delText xml:space="preserve">: </w:delText>
        </w:r>
        <w:r w:rsidDel="00517D21">
          <w:rPr>
            <w:rFonts w:ascii="Arial" w:hAnsi="Arial" w:cs="Arial"/>
            <w:sz w:val="20"/>
            <w:szCs w:val="20"/>
          </w:rPr>
          <w:delText>Saída PWM</w:delText>
        </w:r>
      </w:del>
    </w:p>
    <w:p w:rsidR="0009147F" w:rsidDel="00517D21" w:rsidRDefault="0009147F" w:rsidP="00A101A0">
      <w:pPr>
        <w:pStyle w:val="SemEspaamento"/>
        <w:jc w:val="center"/>
        <w:rPr>
          <w:del w:id="421" w:author="Adam" w:date="2016-11-28T19:48:00Z"/>
          <w:rFonts w:ascii="Arial" w:hAnsi="Arial" w:cs="Arial"/>
          <w:sz w:val="20"/>
          <w:szCs w:val="20"/>
        </w:rPr>
      </w:pPr>
      <w:del w:id="422" w:author="Adam" w:date="2016-11-28T19:48:00Z">
        <w:r w:rsidRPr="002B2F4D" w:rsidDel="00517D21">
          <w:rPr>
            <w:rFonts w:ascii="Arial" w:hAnsi="Arial" w:cs="Arial"/>
            <w:sz w:val="20"/>
            <w:szCs w:val="20"/>
          </w:rPr>
          <w:delText xml:space="preserve">(fonte: </w:delText>
        </w:r>
        <w:r w:rsidR="00E44D2F" w:rsidDel="00517D21">
          <w:fldChar w:fldCharType="begin"/>
        </w:r>
        <w:r w:rsidR="00E44D2F" w:rsidDel="00517D21">
          <w:delInstrText xml:space="preserve"> HYPERLINK "http://blog.vidadesilicio.com.br/arduino/basico/grandezas-digitais-e-analogicas-e-pwm/" </w:delInstrText>
        </w:r>
        <w:r w:rsidR="00E44D2F" w:rsidDel="00517D21">
          <w:fldChar w:fldCharType="separate"/>
        </w:r>
        <w:r w:rsidRPr="001353DE" w:rsidDel="00517D21">
          <w:rPr>
            <w:rStyle w:val="Hyperlink"/>
            <w:rFonts w:ascii="Arial" w:hAnsi="Arial" w:cs="Arial"/>
            <w:sz w:val="20"/>
            <w:szCs w:val="20"/>
          </w:rPr>
          <w:delText>http://blog.vidadesilicio.com.br/arduino/basico/grandezas-digitais-e-analogicas-e-pwm/</w:delText>
        </w:r>
        <w:r w:rsidR="00E44D2F" w:rsidDel="00517D21">
          <w:rPr>
            <w:rStyle w:val="Hyperlink"/>
            <w:rFonts w:ascii="Arial" w:hAnsi="Arial" w:cs="Arial"/>
            <w:sz w:val="20"/>
            <w:szCs w:val="20"/>
          </w:rPr>
          <w:fldChar w:fldCharType="end"/>
        </w:r>
      </w:del>
    </w:p>
    <w:p w:rsidR="0009147F" w:rsidDel="00517D21" w:rsidRDefault="0009147F" w:rsidP="00A101A0">
      <w:pPr>
        <w:pStyle w:val="SemEspaamento"/>
        <w:jc w:val="center"/>
        <w:rPr>
          <w:del w:id="423" w:author="Adam" w:date="2016-11-28T19:48:00Z"/>
          <w:rFonts w:ascii="Arial" w:hAnsi="Arial" w:cs="Arial"/>
          <w:sz w:val="20"/>
          <w:szCs w:val="20"/>
        </w:rPr>
      </w:pPr>
      <w:del w:id="424" w:author="Adam" w:date="2016-11-28T19:48:00Z">
        <w:r w:rsidRPr="002B2F4D" w:rsidDel="00517D21">
          <w:rPr>
            <w:rFonts w:ascii="Arial" w:hAnsi="Arial" w:cs="Arial"/>
            <w:sz w:val="20"/>
            <w:szCs w:val="20"/>
          </w:rPr>
          <w:delText>acessado em 10/2016)</w:delText>
        </w:r>
      </w:del>
    </w:p>
    <w:p w:rsidR="00666ED5" w:rsidDel="00517D21" w:rsidRDefault="00666ED5" w:rsidP="00A101A0">
      <w:pPr>
        <w:pStyle w:val="SemEspaamento"/>
        <w:jc w:val="center"/>
        <w:rPr>
          <w:del w:id="425" w:author="Adam" w:date="2016-11-28T19:48:00Z"/>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spacing w:line="360" w:lineRule="auto"/>
        <w:ind w:firstLine="708"/>
        <w:jc w:val="both"/>
        <w:rPr>
          <w:rFonts w:ascii="Arial" w:hAnsi="Arial" w:cs="Arial"/>
          <w:sz w:val="24"/>
          <w:szCs w:val="24"/>
          <w:lang w:eastAsia="pt-BR"/>
        </w:rPr>
      </w:pPr>
      <w:r>
        <w:rPr>
          <w:rFonts w:ascii="Arial" w:hAnsi="Arial" w:cs="Arial"/>
          <w:sz w:val="24"/>
          <w:szCs w:val="24"/>
          <w:lang w:eastAsia="pt-BR"/>
        </w:rPr>
        <w:t>Conforme figura 6, foi elaborado um quadro resumo para a Placa Arduino</w:t>
      </w:r>
      <w:r w:rsidR="005B7A5E">
        <w:rPr>
          <w:rFonts w:ascii="Arial" w:hAnsi="Arial" w:cs="Arial"/>
          <w:sz w:val="24"/>
          <w:szCs w:val="24"/>
          <w:lang w:eastAsia="pt-BR"/>
        </w:rPr>
        <w:t xml:space="preserve"> </w:t>
      </w:r>
      <w:r>
        <w:rPr>
          <w:rFonts w:ascii="Arial" w:hAnsi="Arial" w:cs="Arial"/>
          <w:sz w:val="24"/>
          <w:szCs w:val="24"/>
          <w:lang w:eastAsia="pt-BR"/>
        </w:rPr>
        <w:t>Mega 2560 R3.</w:t>
      </w:r>
    </w:p>
    <w:p w:rsidR="006832E0" w:rsidRDefault="00EC6740" w:rsidP="006832E0">
      <w:pPr>
        <w:keepNext/>
        <w:spacing w:line="360" w:lineRule="auto"/>
        <w:jc w:val="both"/>
        <w:rPr>
          <w:ins w:id="426" w:author="Adam" w:date="2016-11-28T19:48:00Z"/>
        </w:rPr>
        <w:pPrChange w:id="427" w:author="Adam" w:date="2016-11-28T19:48:00Z">
          <w:pPr>
            <w:spacing w:line="360" w:lineRule="auto"/>
            <w:jc w:val="both"/>
          </w:pPr>
        </w:pPrChange>
      </w:pPr>
      <w:del w:id="428" w:author="Adam" w:date="2016-11-28T18:53:00Z">
        <w:r w:rsidDel="0068185F">
          <w:rPr>
            <w:noProof/>
            <w:color w:val="FF0000"/>
            <w:lang w:eastAsia="pt-BR"/>
          </w:rPr>
          <w:drawing>
            <wp:inline distT="0" distB="0" distL="0" distR="0" wp14:anchorId="375DF418" wp14:editId="2A6A05A0">
              <wp:extent cx="5343525" cy="2917825"/>
              <wp:effectExtent l="0" t="0" r="9525"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2917825"/>
                      </a:xfrm>
                      <a:prstGeom prst="rect">
                        <a:avLst/>
                      </a:prstGeom>
                      <a:noFill/>
                      <a:ln>
                        <a:noFill/>
                      </a:ln>
                    </pic:spPr>
                  </pic:pic>
                </a:graphicData>
              </a:graphic>
            </wp:inline>
          </w:drawing>
        </w:r>
      </w:del>
      <w:ins w:id="429" w:author="Adam" w:date="2016-11-28T18:54:00Z">
        <w:r w:rsidR="00E63752" w:rsidRPr="00E63752">
          <w:rPr>
            <w:color w:val="FF0000"/>
            <w:lang w:eastAsia="pt-BR"/>
          </w:rPr>
          <w:drawing>
            <wp:inline distT="0" distB="0" distL="0" distR="0" wp14:anchorId="40669AD9" wp14:editId="3B4F5ADD">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96260"/>
                      </a:xfrm>
                      <a:prstGeom prst="rect">
                        <a:avLst/>
                      </a:prstGeom>
                    </pic:spPr>
                  </pic:pic>
                </a:graphicData>
              </a:graphic>
            </wp:inline>
          </w:drawing>
        </w:r>
      </w:ins>
    </w:p>
    <w:p w:rsidR="006832E0" w:rsidRPr="006832E0" w:rsidRDefault="006832E0" w:rsidP="006832E0">
      <w:pPr>
        <w:pStyle w:val="SemEspaamento"/>
        <w:jc w:val="center"/>
        <w:rPr>
          <w:ins w:id="430" w:author="Adam" w:date="2016-11-28T19:48:00Z"/>
          <w:rFonts w:ascii="Arial" w:hAnsi="Arial" w:cs="Arial"/>
          <w:sz w:val="20"/>
          <w:szCs w:val="20"/>
          <w:rPrChange w:id="431" w:author="Adam" w:date="2016-11-28T19:48:00Z">
            <w:rPr>
              <w:ins w:id="432" w:author="Adam" w:date="2016-11-28T19:48:00Z"/>
            </w:rPr>
          </w:rPrChange>
        </w:rPr>
      </w:pPr>
      <w:ins w:id="433" w:author="Adam" w:date="2016-11-28T19:48:00Z">
        <w:r w:rsidRPr="006832E0">
          <w:rPr>
            <w:rFonts w:ascii="Arial" w:hAnsi="Arial" w:cs="Arial"/>
            <w:sz w:val="20"/>
            <w:szCs w:val="20"/>
            <w:rPrChange w:id="434" w:author="Adam" w:date="2016-11-28T19:48:00Z">
              <w:rPr/>
            </w:rPrChange>
          </w:rPr>
          <w:t xml:space="preserve">Figura </w:t>
        </w:r>
        <w:r w:rsidRPr="006832E0">
          <w:rPr>
            <w:rFonts w:ascii="Arial" w:hAnsi="Arial" w:cs="Arial"/>
            <w:sz w:val="20"/>
            <w:szCs w:val="20"/>
            <w:rPrChange w:id="435" w:author="Adam" w:date="2016-11-28T19:48:00Z">
              <w:rPr/>
            </w:rPrChange>
          </w:rPr>
          <w:fldChar w:fldCharType="begin"/>
        </w:r>
        <w:r w:rsidRPr="006832E0">
          <w:rPr>
            <w:rFonts w:ascii="Arial" w:hAnsi="Arial" w:cs="Arial"/>
            <w:sz w:val="20"/>
            <w:szCs w:val="20"/>
            <w:rPrChange w:id="436" w:author="Adam" w:date="2016-11-28T19:48:00Z">
              <w:rPr/>
            </w:rPrChange>
          </w:rPr>
          <w:instrText xml:space="preserve"> SEQ Figura \* ARABIC </w:instrText>
        </w:r>
      </w:ins>
      <w:r w:rsidRPr="006832E0">
        <w:rPr>
          <w:rFonts w:ascii="Arial" w:hAnsi="Arial" w:cs="Arial"/>
          <w:sz w:val="20"/>
          <w:szCs w:val="20"/>
          <w:rPrChange w:id="437" w:author="Adam" w:date="2016-11-28T19:48:00Z">
            <w:rPr/>
          </w:rPrChange>
        </w:rPr>
        <w:fldChar w:fldCharType="separate"/>
      </w:r>
      <w:ins w:id="438" w:author="Adam" w:date="2016-11-28T21:01:00Z">
        <w:r w:rsidR="00842E3D">
          <w:rPr>
            <w:rFonts w:ascii="Arial" w:hAnsi="Arial" w:cs="Arial"/>
            <w:noProof/>
            <w:sz w:val="20"/>
            <w:szCs w:val="20"/>
          </w:rPr>
          <w:t>6</w:t>
        </w:r>
      </w:ins>
      <w:ins w:id="439" w:author="Adam" w:date="2016-11-28T19:48:00Z">
        <w:r w:rsidRPr="006832E0">
          <w:rPr>
            <w:rFonts w:ascii="Arial" w:hAnsi="Arial" w:cs="Arial"/>
            <w:sz w:val="20"/>
            <w:szCs w:val="20"/>
            <w:rPrChange w:id="440" w:author="Adam" w:date="2016-11-28T19:48:00Z">
              <w:rPr/>
            </w:rPrChange>
          </w:rPr>
          <w:fldChar w:fldCharType="end"/>
        </w:r>
        <w:r w:rsidRPr="006832E0">
          <w:rPr>
            <w:rFonts w:ascii="Arial" w:hAnsi="Arial" w:cs="Arial"/>
            <w:sz w:val="20"/>
            <w:szCs w:val="20"/>
            <w:rPrChange w:id="441" w:author="Adam" w:date="2016-11-28T19:48:00Z">
              <w:rPr/>
            </w:rPrChange>
          </w:rPr>
          <w:t xml:space="preserve"> - Componentes da Placa ArduinoMega R3 </w:t>
        </w:r>
      </w:ins>
    </w:p>
    <w:p w:rsidR="006832E0" w:rsidRDefault="006832E0" w:rsidP="006832E0">
      <w:pPr>
        <w:pStyle w:val="SemEspaamento"/>
        <w:jc w:val="center"/>
        <w:rPr>
          <w:ins w:id="442" w:author="Adam" w:date="2016-11-28T19:48:00Z"/>
          <w:rFonts w:ascii="Arial" w:hAnsi="Arial" w:cs="Arial"/>
          <w:sz w:val="20"/>
          <w:szCs w:val="20"/>
        </w:rPr>
      </w:pPr>
      <w:ins w:id="443" w:author="Adam" w:date="2016-11-28T19:48: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sidRPr="006832E0">
          <w:rPr>
            <w:rFonts w:ascii="Arial" w:hAnsi="Arial" w:cs="Arial"/>
            <w:sz w:val="20"/>
            <w:szCs w:val="20"/>
            <w:rPrChange w:id="444" w:author="Adam" w:date="2016-11-28T19:48:00Z">
              <w:rPr/>
            </w:rPrChange>
          </w:rPr>
          <w:fldChar w:fldCharType="begin"/>
        </w:r>
        <w:r w:rsidRPr="006832E0">
          <w:rPr>
            <w:rFonts w:ascii="Arial" w:hAnsi="Arial" w:cs="Arial"/>
            <w:sz w:val="20"/>
            <w:szCs w:val="20"/>
            <w:rPrChange w:id="445" w:author="Adam" w:date="2016-11-28T19:48:00Z">
              <w:rPr/>
            </w:rPrChange>
          </w:rPr>
          <w:instrText xml:space="preserve"> HYPERLINK "http://www.filipeflop.com" </w:instrText>
        </w:r>
        <w:r w:rsidRPr="006832E0">
          <w:rPr>
            <w:rFonts w:ascii="Arial" w:hAnsi="Arial" w:cs="Arial"/>
            <w:sz w:val="20"/>
            <w:szCs w:val="20"/>
            <w:rPrChange w:id="446" w:author="Adam" w:date="2016-11-28T19:48:00Z">
              <w:rPr/>
            </w:rPrChange>
          </w:rPr>
          <w:fldChar w:fldCharType="separate"/>
        </w:r>
        <w:r w:rsidRPr="006832E0">
          <w:rPr>
            <w:rPrChange w:id="447" w:author="Adam" w:date="2016-11-28T19:48:00Z">
              <w:rPr>
                <w:rStyle w:val="Hyperlink"/>
                <w:rFonts w:ascii="Arial" w:hAnsi="Arial" w:cs="Arial"/>
                <w:sz w:val="20"/>
                <w:szCs w:val="20"/>
              </w:rPr>
            </w:rPrChange>
          </w:rPr>
          <w:t>http://www.filipeflop.com</w:t>
        </w:r>
        <w:r w:rsidRPr="006832E0">
          <w:rPr>
            <w:rPrChange w:id="448" w:author="Adam" w:date="2016-11-28T19:48:00Z">
              <w:rPr>
                <w:rStyle w:val="Hyperlink"/>
                <w:rFonts w:ascii="Arial" w:hAnsi="Arial" w:cs="Arial"/>
                <w:sz w:val="20"/>
                <w:szCs w:val="20"/>
              </w:rPr>
            </w:rPrChange>
          </w:rPr>
          <w:fldChar w:fldCharType="end"/>
        </w:r>
        <w:r w:rsidRPr="002B2F4D">
          <w:rPr>
            <w:rFonts w:ascii="Arial" w:hAnsi="Arial" w:cs="Arial"/>
            <w:sz w:val="20"/>
            <w:szCs w:val="20"/>
          </w:rPr>
          <w:t xml:space="preserve"> acessado em 10/2016)</w:t>
        </w:r>
      </w:ins>
    </w:p>
    <w:p w:rsidR="0009147F" w:rsidRPr="006832E0" w:rsidRDefault="0009147F" w:rsidP="006832E0">
      <w:pPr>
        <w:pStyle w:val="SemEspaamento"/>
        <w:jc w:val="center"/>
        <w:rPr>
          <w:rFonts w:ascii="Arial" w:hAnsi="Arial" w:cs="Arial"/>
          <w:sz w:val="20"/>
          <w:szCs w:val="20"/>
          <w:rPrChange w:id="449" w:author="Adam" w:date="2016-11-28T19:48:00Z">
            <w:rPr>
              <w:color w:val="FF0000"/>
              <w:lang w:eastAsia="pt-BR"/>
            </w:rPr>
          </w:rPrChange>
        </w:rPr>
        <w:pPrChange w:id="450" w:author="Adam" w:date="2016-11-28T19:48:00Z">
          <w:pPr>
            <w:spacing w:line="360" w:lineRule="auto"/>
            <w:jc w:val="both"/>
          </w:pPr>
        </w:pPrChange>
      </w:pPr>
    </w:p>
    <w:p w:rsidR="0009147F" w:rsidRPr="002B2F4D" w:rsidDel="006832E0" w:rsidRDefault="0009147F" w:rsidP="00A101A0">
      <w:pPr>
        <w:pStyle w:val="SemEspaamento"/>
        <w:jc w:val="center"/>
        <w:rPr>
          <w:del w:id="451" w:author="Adam" w:date="2016-11-28T19:49:00Z"/>
          <w:rFonts w:ascii="Arial" w:hAnsi="Arial" w:cs="Arial"/>
          <w:sz w:val="20"/>
          <w:szCs w:val="20"/>
        </w:rPr>
      </w:pPr>
      <w:del w:id="452" w:author="Adam" w:date="2016-11-28T19:49:00Z">
        <w:r w:rsidDel="006832E0">
          <w:rPr>
            <w:rFonts w:ascii="Arial" w:hAnsi="Arial" w:cs="Arial"/>
            <w:sz w:val="20"/>
            <w:szCs w:val="20"/>
          </w:rPr>
          <w:delText>Figura 6</w:delText>
        </w:r>
        <w:r w:rsidRPr="002B2F4D" w:rsidDel="006832E0">
          <w:rPr>
            <w:rFonts w:ascii="Arial" w:hAnsi="Arial" w:cs="Arial"/>
            <w:sz w:val="20"/>
            <w:szCs w:val="20"/>
          </w:rPr>
          <w:delText xml:space="preserve">: </w:delText>
        </w:r>
        <w:r w:rsidRPr="00CC11FA" w:rsidDel="006832E0">
          <w:rPr>
            <w:rFonts w:ascii="Arial" w:hAnsi="Arial" w:cs="Arial"/>
            <w:sz w:val="20"/>
            <w:szCs w:val="20"/>
          </w:rPr>
          <w:delText>Componentes da Placa ArduinoMega R3</w:delText>
        </w:r>
      </w:del>
    </w:p>
    <w:p w:rsidR="0009147F" w:rsidDel="006832E0" w:rsidRDefault="0009147F" w:rsidP="00A101A0">
      <w:pPr>
        <w:pStyle w:val="SemEspaamento"/>
        <w:jc w:val="center"/>
        <w:rPr>
          <w:del w:id="453" w:author="Adam" w:date="2016-11-28T19:49:00Z"/>
          <w:rFonts w:ascii="Arial" w:hAnsi="Arial" w:cs="Arial"/>
          <w:sz w:val="20"/>
          <w:szCs w:val="20"/>
        </w:rPr>
      </w:pPr>
      <w:del w:id="454" w:author="Adam" w:date="2016-11-28T19:49:00Z">
        <w:r w:rsidRPr="002B2F4D" w:rsidDel="006832E0">
          <w:rPr>
            <w:rFonts w:ascii="Arial" w:hAnsi="Arial" w:cs="Arial"/>
            <w:sz w:val="20"/>
            <w:szCs w:val="20"/>
          </w:rPr>
          <w:delText xml:space="preserve">(fonte: </w:delText>
        </w:r>
        <w:r w:rsidR="00E44D2F" w:rsidDel="006832E0">
          <w:fldChar w:fldCharType="begin"/>
        </w:r>
        <w:r w:rsidR="00E44D2F" w:rsidDel="006832E0">
          <w:delInstrText xml:space="preserve"> HYPERLINK "http://www.filipeflop.com" </w:delInstrText>
        </w:r>
        <w:r w:rsidR="00E44D2F" w:rsidDel="006832E0">
          <w:fldChar w:fldCharType="separate"/>
        </w:r>
        <w:r w:rsidRPr="002B2F4D" w:rsidDel="006832E0">
          <w:rPr>
            <w:rStyle w:val="Hyperlink"/>
            <w:rFonts w:ascii="Arial" w:hAnsi="Arial" w:cs="Arial"/>
            <w:sz w:val="20"/>
            <w:szCs w:val="20"/>
          </w:rPr>
          <w:delText>http://www.filipeflop.com</w:delText>
        </w:r>
        <w:r w:rsidR="00E44D2F" w:rsidDel="006832E0">
          <w:rPr>
            <w:rStyle w:val="Hyperlink"/>
            <w:rFonts w:ascii="Arial" w:hAnsi="Arial" w:cs="Arial"/>
            <w:sz w:val="20"/>
            <w:szCs w:val="20"/>
          </w:rPr>
          <w:fldChar w:fldCharType="end"/>
        </w:r>
        <w:r w:rsidRPr="002B2F4D" w:rsidDel="006832E0">
          <w:rPr>
            <w:rFonts w:ascii="Arial" w:hAnsi="Arial" w:cs="Arial"/>
            <w:sz w:val="20"/>
            <w:szCs w:val="20"/>
          </w:rPr>
          <w:delText xml:space="preserve"> acessado em 10/2016)</w:delText>
        </w:r>
      </w:del>
    </w:p>
    <w:p w:rsidR="0009147F" w:rsidDel="006832E0" w:rsidRDefault="0009147F" w:rsidP="00A101A0">
      <w:pPr>
        <w:pStyle w:val="SemEspaamento"/>
        <w:jc w:val="center"/>
        <w:rPr>
          <w:del w:id="455" w:author="Adam" w:date="2016-11-28T19:49:00Z"/>
          <w:rFonts w:ascii="Arial" w:hAnsi="Arial" w:cs="Arial"/>
          <w:sz w:val="20"/>
          <w:szCs w:val="20"/>
        </w:rPr>
      </w:pPr>
    </w:p>
    <w:p w:rsidR="0009147F" w:rsidRDefault="0009147F" w:rsidP="00A101A0">
      <w:pPr>
        <w:spacing w:line="360" w:lineRule="auto"/>
        <w:jc w:val="both"/>
        <w:rPr>
          <w:color w:val="FF0000"/>
          <w:lang w:eastAsia="pt-BR"/>
        </w:rPr>
      </w:pPr>
      <w:r>
        <w:rPr>
          <w:color w:val="FF0000"/>
          <w:lang w:eastAsia="pt-BR"/>
        </w:rPr>
        <w:tab/>
      </w:r>
    </w:p>
    <w:p w:rsidR="0009147F" w:rsidRDefault="0009147F" w:rsidP="003F1A9E">
      <w:pPr>
        <w:spacing w:line="360" w:lineRule="auto"/>
        <w:ind w:firstLine="708"/>
        <w:jc w:val="both"/>
        <w:rPr>
          <w:rFonts w:ascii="Arial" w:hAnsi="Arial" w:cs="Arial"/>
          <w:sz w:val="24"/>
          <w:szCs w:val="24"/>
          <w:lang w:eastAsia="pt-BR"/>
        </w:rPr>
      </w:pPr>
      <w:r w:rsidRPr="004C77D9">
        <w:rPr>
          <w:rFonts w:ascii="Arial" w:hAnsi="Arial" w:cs="Arial"/>
          <w:sz w:val="24"/>
          <w:szCs w:val="24"/>
          <w:lang w:eastAsia="pt-BR"/>
        </w:rPr>
        <w:t xml:space="preserve">A </w:t>
      </w:r>
      <w:ins w:id="456" w:author="Adam" w:date="2016-11-28T18:56:00Z">
        <w:r w:rsidR="00E63752">
          <w:rPr>
            <w:rFonts w:ascii="Arial" w:hAnsi="Arial" w:cs="Arial"/>
            <w:sz w:val="24"/>
            <w:szCs w:val="24"/>
            <w:lang w:eastAsia="pt-BR"/>
          </w:rPr>
          <w:fldChar w:fldCharType="begin"/>
        </w:r>
        <w:r w:rsidR="00E63752">
          <w:rPr>
            <w:rFonts w:ascii="Arial" w:hAnsi="Arial" w:cs="Arial"/>
            <w:sz w:val="24"/>
            <w:szCs w:val="24"/>
            <w:lang w:eastAsia="pt-BR"/>
          </w:rPr>
          <w:instrText xml:space="preserve"> REF _Ref468122742 \h </w:instrText>
        </w:r>
        <w:r w:rsidR="00E63752">
          <w:rPr>
            <w:rFonts w:ascii="Arial" w:hAnsi="Arial" w:cs="Arial"/>
            <w:sz w:val="24"/>
            <w:szCs w:val="24"/>
            <w:lang w:eastAsia="pt-BR"/>
          </w:rPr>
        </w:r>
      </w:ins>
      <w:r w:rsidR="00E63752">
        <w:rPr>
          <w:rFonts w:ascii="Arial" w:hAnsi="Arial" w:cs="Arial"/>
          <w:sz w:val="24"/>
          <w:szCs w:val="24"/>
          <w:lang w:eastAsia="pt-BR"/>
        </w:rPr>
        <w:instrText xml:space="preserve"> \* MERGEFORMAT </w:instrText>
      </w:r>
      <w:r w:rsidR="00E63752">
        <w:rPr>
          <w:rFonts w:ascii="Arial" w:hAnsi="Arial" w:cs="Arial"/>
          <w:sz w:val="24"/>
          <w:szCs w:val="24"/>
          <w:lang w:eastAsia="pt-BR"/>
        </w:rPr>
        <w:fldChar w:fldCharType="separate"/>
      </w:r>
      <w:ins w:id="457" w:author="Adam" w:date="2016-11-28T18:56:00Z">
        <w:r w:rsidR="00E63752" w:rsidRPr="00E63752">
          <w:rPr>
            <w:rFonts w:ascii="Arial" w:hAnsi="Arial" w:cs="Arial"/>
            <w:sz w:val="24"/>
            <w:szCs w:val="24"/>
            <w:lang w:eastAsia="pt-BR"/>
            <w:rPrChange w:id="458" w:author="Adam" w:date="2016-11-28T18:57:00Z">
              <w:rPr/>
            </w:rPrChange>
          </w:rPr>
          <w:t xml:space="preserve">Tabela </w:t>
        </w:r>
        <w:r w:rsidR="00E63752" w:rsidRPr="00E63752">
          <w:rPr>
            <w:rFonts w:ascii="Arial" w:hAnsi="Arial" w:cs="Arial"/>
            <w:sz w:val="24"/>
            <w:szCs w:val="24"/>
            <w:lang w:eastAsia="pt-BR"/>
            <w:rPrChange w:id="459" w:author="Adam" w:date="2016-11-28T18:57:00Z">
              <w:rPr>
                <w:noProof/>
              </w:rPr>
            </w:rPrChange>
          </w:rPr>
          <w:t>1</w:t>
        </w:r>
        <w:r w:rsidR="00E63752">
          <w:rPr>
            <w:rFonts w:ascii="Arial" w:hAnsi="Arial" w:cs="Arial"/>
            <w:sz w:val="24"/>
            <w:szCs w:val="24"/>
            <w:lang w:eastAsia="pt-BR"/>
          </w:rPr>
          <w:fldChar w:fldCharType="end"/>
        </w:r>
        <w:r w:rsidR="00E63752">
          <w:rPr>
            <w:rFonts w:ascii="Arial" w:hAnsi="Arial" w:cs="Arial"/>
            <w:sz w:val="24"/>
            <w:szCs w:val="24"/>
            <w:lang w:eastAsia="pt-BR"/>
          </w:rPr>
          <w:t xml:space="preserve"> </w:t>
        </w:r>
      </w:ins>
      <w:del w:id="460" w:author="Adam" w:date="2016-11-28T18:54:00Z">
        <w:r w:rsidRPr="004C77D9" w:rsidDel="00E63752">
          <w:rPr>
            <w:rFonts w:ascii="Arial" w:hAnsi="Arial" w:cs="Arial"/>
            <w:sz w:val="24"/>
            <w:szCs w:val="24"/>
            <w:lang w:eastAsia="pt-BR"/>
          </w:rPr>
          <w:delText xml:space="preserve">tabela 1 </w:delText>
        </w:r>
      </w:del>
      <w:r w:rsidRPr="004C77D9">
        <w:rPr>
          <w:rFonts w:ascii="Arial" w:hAnsi="Arial" w:cs="Arial"/>
          <w:sz w:val="24"/>
          <w:szCs w:val="24"/>
          <w:lang w:eastAsia="pt-BR"/>
        </w:rPr>
        <w:t>traz as principais características físicas desta placa</w:t>
      </w:r>
      <w:r>
        <w:rPr>
          <w:rFonts w:ascii="Arial" w:hAnsi="Arial" w:cs="Arial"/>
          <w:sz w:val="24"/>
          <w:szCs w:val="24"/>
          <w:lang w:eastAsia="pt-BR"/>
        </w:rPr>
        <w:t>.</w:t>
      </w:r>
    </w:p>
    <w:p w:rsidR="00E63752" w:rsidRDefault="00EC6740" w:rsidP="00E63752">
      <w:pPr>
        <w:pStyle w:val="SemEspaamento"/>
        <w:jc w:val="center"/>
        <w:rPr>
          <w:ins w:id="461" w:author="Adam" w:date="2016-11-28T18:56:00Z"/>
          <w:rFonts w:ascii="Arial" w:hAnsi="Arial" w:cs="Arial"/>
          <w:sz w:val="20"/>
          <w:szCs w:val="20"/>
        </w:rPr>
        <w:pPrChange w:id="462" w:author="Adam" w:date="2016-11-28T18:56:00Z">
          <w:pPr>
            <w:spacing w:line="360" w:lineRule="auto"/>
            <w:jc w:val="both"/>
          </w:pPr>
        </w:pPrChange>
      </w:pPr>
      <w:r w:rsidRPr="00E63752">
        <w:rPr>
          <w:rFonts w:ascii="Arial" w:hAnsi="Arial" w:cs="Arial"/>
          <w:sz w:val="20"/>
          <w:szCs w:val="20"/>
          <w:rPrChange w:id="463" w:author="Adam" w:date="2016-11-28T18:56:00Z">
            <w:rPr>
              <w:noProof/>
              <w:szCs w:val="24"/>
              <w:lang w:eastAsia="pt-BR"/>
            </w:rPr>
          </w:rPrChange>
        </w:rPr>
        <w:lastRenderedPageBreak/>
        <w:drawing>
          <wp:inline distT="0" distB="0" distL="0" distR="0" wp14:anchorId="6E5D9691" wp14:editId="1766210E">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E63752" w:rsidRDefault="00E63752" w:rsidP="00E63752">
      <w:pPr>
        <w:pStyle w:val="SemEspaamento"/>
        <w:jc w:val="center"/>
        <w:rPr>
          <w:ins w:id="464" w:author="Adam" w:date="2016-11-28T18:56:00Z"/>
          <w:rFonts w:ascii="Arial" w:hAnsi="Arial" w:cs="Arial"/>
          <w:sz w:val="20"/>
          <w:szCs w:val="20"/>
          <w:rPrChange w:id="465" w:author="Adam" w:date="2016-11-28T18:56:00Z">
            <w:rPr>
              <w:ins w:id="466" w:author="Adam" w:date="2016-11-28T18:56:00Z"/>
            </w:rPr>
          </w:rPrChange>
        </w:rPr>
        <w:pPrChange w:id="467" w:author="Adam" w:date="2016-11-28T18:56:00Z">
          <w:pPr>
            <w:spacing w:line="360" w:lineRule="auto"/>
            <w:jc w:val="both"/>
          </w:pPr>
        </w:pPrChange>
      </w:pPr>
    </w:p>
    <w:p w:rsidR="00E63752" w:rsidRPr="00CC11FA" w:rsidRDefault="00E63752" w:rsidP="00E63752">
      <w:pPr>
        <w:pStyle w:val="SemEspaamento"/>
        <w:jc w:val="center"/>
        <w:rPr>
          <w:ins w:id="468" w:author="Adam" w:date="2016-11-28T18:56:00Z"/>
          <w:rFonts w:ascii="Arial" w:hAnsi="Arial" w:cs="Arial"/>
          <w:sz w:val="20"/>
          <w:szCs w:val="20"/>
        </w:rPr>
      </w:pPr>
      <w:bookmarkStart w:id="469" w:name="_Ref468122742"/>
      <w:ins w:id="470" w:author="Adam" w:date="2016-11-28T18:56:00Z">
        <w:r w:rsidRPr="00E63752">
          <w:rPr>
            <w:rFonts w:ascii="Arial" w:hAnsi="Arial" w:cs="Arial"/>
            <w:sz w:val="20"/>
            <w:szCs w:val="20"/>
            <w:rPrChange w:id="471" w:author="Adam" w:date="2016-11-28T18:56:00Z">
              <w:rPr/>
            </w:rPrChange>
          </w:rPr>
          <w:t xml:space="preserve">Tabela </w:t>
        </w:r>
        <w:r w:rsidRPr="00E63752">
          <w:rPr>
            <w:rFonts w:ascii="Arial" w:hAnsi="Arial" w:cs="Arial"/>
            <w:sz w:val="20"/>
            <w:szCs w:val="20"/>
            <w:rPrChange w:id="472" w:author="Adam" w:date="2016-11-28T18:56:00Z">
              <w:rPr/>
            </w:rPrChange>
          </w:rPr>
          <w:fldChar w:fldCharType="begin"/>
        </w:r>
        <w:r w:rsidRPr="00E63752">
          <w:rPr>
            <w:rFonts w:ascii="Arial" w:hAnsi="Arial" w:cs="Arial"/>
            <w:sz w:val="20"/>
            <w:szCs w:val="20"/>
            <w:rPrChange w:id="473" w:author="Adam" w:date="2016-11-28T18:56:00Z">
              <w:rPr/>
            </w:rPrChange>
          </w:rPr>
          <w:instrText xml:space="preserve"> SEQ Tabela \* ARABIC </w:instrText>
        </w:r>
      </w:ins>
      <w:r w:rsidRPr="00E63752">
        <w:rPr>
          <w:rFonts w:ascii="Arial" w:hAnsi="Arial" w:cs="Arial"/>
          <w:sz w:val="20"/>
          <w:szCs w:val="20"/>
          <w:rPrChange w:id="474" w:author="Adam" w:date="2016-11-28T18:56:00Z">
            <w:rPr/>
          </w:rPrChange>
        </w:rPr>
        <w:fldChar w:fldCharType="separate"/>
      </w:r>
      <w:ins w:id="475" w:author="Adam" w:date="2016-11-28T18:59:00Z">
        <w:r w:rsidR="00EA41D3">
          <w:rPr>
            <w:rFonts w:ascii="Arial" w:hAnsi="Arial" w:cs="Arial"/>
            <w:noProof/>
            <w:sz w:val="20"/>
            <w:szCs w:val="20"/>
          </w:rPr>
          <w:t>1</w:t>
        </w:r>
      </w:ins>
      <w:ins w:id="476" w:author="Adam" w:date="2016-11-28T18:56:00Z">
        <w:r w:rsidRPr="00E63752">
          <w:rPr>
            <w:rFonts w:ascii="Arial" w:hAnsi="Arial" w:cs="Arial"/>
            <w:sz w:val="20"/>
            <w:szCs w:val="20"/>
            <w:rPrChange w:id="477" w:author="Adam" w:date="2016-11-28T18:56:00Z">
              <w:rPr/>
            </w:rPrChange>
          </w:rPr>
          <w:fldChar w:fldCharType="end"/>
        </w:r>
        <w:bookmarkEnd w:id="469"/>
        <w:r w:rsidRPr="00E63752">
          <w:rPr>
            <w:rFonts w:ascii="Arial" w:hAnsi="Arial" w:cs="Arial"/>
            <w:sz w:val="20"/>
            <w:szCs w:val="20"/>
            <w:rPrChange w:id="478" w:author="Adam" w:date="2016-11-28T18:56:00Z">
              <w:rPr/>
            </w:rPrChange>
          </w:rPr>
          <w:t xml:space="preserve"> - </w:t>
        </w:r>
        <w:r>
          <w:rPr>
            <w:rFonts w:ascii="Arial" w:hAnsi="Arial" w:cs="Arial"/>
            <w:sz w:val="20"/>
            <w:szCs w:val="20"/>
          </w:rPr>
          <w:t xml:space="preserve">Característica dos </w:t>
        </w:r>
        <w:r w:rsidRPr="00CC11FA">
          <w:rPr>
            <w:rFonts w:ascii="Arial" w:hAnsi="Arial" w:cs="Arial"/>
            <w:sz w:val="20"/>
            <w:szCs w:val="20"/>
          </w:rPr>
          <w:t xml:space="preserve">Componentes da Placa ArduinoMega R3 </w:t>
        </w:r>
      </w:ins>
    </w:p>
    <w:p w:rsidR="0009147F" w:rsidRPr="00E63752" w:rsidRDefault="00E63752" w:rsidP="00E63752">
      <w:pPr>
        <w:pStyle w:val="SemEspaamento"/>
        <w:jc w:val="center"/>
        <w:rPr>
          <w:rFonts w:ascii="Arial" w:hAnsi="Arial" w:cs="Arial"/>
          <w:sz w:val="20"/>
          <w:szCs w:val="20"/>
          <w:rPrChange w:id="479" w:author="Adam" w:date="2016-11-28T18:56:00Z">
            <w:rPr>
              <w:rFonts w:ascii="Arial" w:hAnsi="Arial" w:cs="Arial"/>
              <w:sz w:val="24"/>
              <w:szCs w:val="24"/>
              <w:lang w:eastAsia="pt-BR"/>
            </w:rPr>
          </w:rPrChange>
        </w:rPr>
        <w:pPrChange w:id="480" w:author="Adam" w:date="2016-11-28T18:56:00Z">
          <w:pPr>
            <w:spacing w:line="360" w:lineRule="auto"/>
            <w:jc w:val="both"/>
          </w:pPr>
        </w:pPrChange>
      </w:pPr>
      <w:ins w:id="481" w:author="Adam" w:date="2016-11-28T18:56:00Z">
        <w:r w:rsidRPr="00CC11FA">
          <w:rPr>
            <w:rFonts w:ascii="Arial" w:hAnsi="Arial" w:cs="Arial"/>
            <w:sz w:val="20"/>
            <w:szCs w:val="20"/>
          </w:rPr>
          <w:t>(</w:t>
        </w:r>
        <w:proofErr w:type="gramStart"/>
        <w:r w:rsidRPr="00CC11FA">
          <w:rPr>
            <w:rFonts w:ascii="Arial" w:hAnsi="Arial" w:cs="Arial"/>
            <w:sz w:val="20"/>
            <w:szCs w:val="20"/>
          </w:rPr>
          <w:t>fonte</w:t>
        </w:r>
        <w:proofErr w:type="gramEnd"/>
        <w:r w:rsidRPr="00CC11FA">
          <w:rPr>
            <w:rFonts w:ascii="Arial" w:hAnsi="Arial" w:cs="Arial"/>
            <w:sz w:val="20"/>
            <w:szCs w:val="20"/>
          </w:rPr>
          <w:t>: do autor)</w:t>
        </w:r>
      </w:ins>
    </w:p>
    <w:p w:rsidR="0009147F" w:rsidRPr="00CC11FA" w:rsidDel="00E63752" w:rsidRDefault="0009147F" w:rsidP="00E63752">
      <w:pPr>
        <w:pStyle w:val="SemEspaamento"/>
        <w:jc w:val="center"/>
        <w:rPr>
          <w:del w:id="482" w:author="Adam" w:date="2016-11-28T18:56:00Z"/>
          <w:rFonts w:ascii="Arial" w:hAnsi="Arial" w:cs="Arial"/>
          <w:sz w:val="20"/>
          <w:szCs w:val="20"/>
        </w:rPr>
        <w:pPrChange w:id="483" w:author="Adam" w:date="2016-11-28T18:56:00Z">
          <w:pPr>
            <w:pStyle w:val="SemEspaamento"/>
            <w:jc w:val="center"/>
          </w:pPr>
        </w:pPrChange>
      </w:pPr>
      <w:del w:id="484" w:author="Adam" w:date="2016-11-28T18:56:00Z">
        <w:r w:rsidRPr="00CC11FA" w:rsidDel="00E63752">
          <w:rPr>
            <w:rFonts w:ascii="Arial" w:hAnsi="Arial" w:cs="Arial"/>
            <w:sz w:val="20"/>
            <w:szCs w:val="20"/>
          </w:rPr>
          <w:delText xml:space="preserve">Tabela 1: </w:delText>
        </w:r>
        <w:r w:rsidDel="00E63752">
          <w:rPr>
            <w:rFonts w:ascii="Arial" w:hAnsi="Arial" w:cs="Arial"/>
            <w:sz w:val="20"/>
            <w:szCs w:val="20"/>
          </w:rPr>
          <w:delText xml:space="preserve">Característica dos </w:delText>
        </w:r>
        <w:r w:rsidRPr="00CC11FA" w:rsidDel="00E63752">
          <w:rPr>
            <w:rFonts w:ascii="Arial" w:hAnsi="Arial" w:cs="Arial"/>
            <w:sz w:val="20"/>
            <w:szCs w:val="20"/>
          </w:rPr>
          <w:delText xml:space="preserve">Componentes da Placa ArduinoMega R3 </w:delText>
        </w:r>
      </w:del>
    </w:p>
    <w:p w:rsidR="0009147F" w:rsidRPr="00CC11FA" w:rsidDel="00E63752" w:rsidRDefault="0009147F" w:rsidP="00E63752">
      <w:pPr>
        <w:pStyle w:val="SemEspaamento"/>
        <w:jc w:val="center"/>
        <w:rPr>
          <w:del w:id="485" w:author="Adam" w:date="2016-11-28T18:56:00Z"/>
          <w:rFonts w:ascii="Arial" w:hAnsi="Arial" w:cs="Arial"/>
          <w:sz w:val="20"/>
          <w:szCs w:val="20"/>
        </w:rPr>
      </w:pPr>
      <w:del w:id="486" w:author="Adam" w:date="2016-11-28T18:56:00Z">
        <w:r w:rsidRPr="00CC11FA" w:rsidDel="00E63752">
          <w:rPr>
            <w:rFonts w:ascii="Arial" w:hAnsi="Arial" w:cs="Arial"/>
            <w:sz w:val="20"/>
            <w:szCs w:val="20"/>
          </w:rPr>
          <w:delText>(fonte: do autor)</w:delText>
        </w:r>
      </w:del>
    </w:p>
    <w:p w:rsidR="0009147F" w:rsidRDefault="0009147F" w:rsidP="00E63752">
      <w:pPr>
        <w:pStyle w:val="SemEspaamento"/>
        <w:jc w:val="center"/>
        <w:rPr>
          <w:rFonts w:ascii="Arial" w:hAnsi="Arial" w:cs="Arial"/>
          <w:sz w:val="24"/>
          <w:szCs w:val="24"/>
          <w:lang w:eastAsia="pt-BR"/>
        </w:rPr>
        <w:pPrChange w:id="487" w:author="Adam" w:date="2016-11-28T18:56:00Z">
          <w:pPr>
            <w:spacing w:line="360" w:lineRule="auto"/>
            <w:jc w:val="both"/>
          </w:pPr>
        </w:pPrChange>
      </w:pPr>
    </w:p>
    <w:p w:rsidR="0009147F" w:rsidRPr="00311CBC" w:rsidRDefault="0009147F" w:rsidP="00A101A0">
      <w:pPr>
        <w:pStyle w:val="Ttulo3"/>
        <w:spacing w:line="360" w:lineRule="auto"/>
        <w:jc w:val="both"/>
        <w:rPr>
          <w:rFonts w:ascii="Arial" w:hAnsi="Arial" w:cs="Arial"/>
          <w:color w:val="auto"/>
          <w:lang w:eastAsia="pt-BR"/>
        </w:rPr>
      </w:pPr>
      <w:bookmarkStart w:id="488" w:name="_Toc466010554"/>
      <w:bookmarkStart w:id="489" w:name="_Toc466021404"/>
      <w:r w:rsidRPr="00311CBC">
        <w:rPr>
          <w:rFonts w:ascii="Arial" w:hAnsi="Arial" w:cs="Arial"/>
          <w:color w:val="auto"/>
          <w:lang w:eastAsia="pt-BR"/>
        </w:rPr>
        <w:t>2.3.3</w:t>
      </w:r>
      <w:r w:rsidRPr="00311CBC">
        <w:rPr>
          <w:rFonts w:ascii="Arial" w:hAnsi="Arial" w:cs="Arial"/>
          <w:color w:val="auto"/>
          <w:lang w:eastAsia="pt-BR"/>
        </w:rPr>
        <w:tab/>
        <w:t>Programação do Arduino</w:t>
      </w:r>
      <w:bookmarkEnd w:id="488"/>
      <w:bookmarkEnd w:id="489"/>
    </w:p>
    <w:p w:rsidR="0009147F" w:rsidRPr="0059625F" w:rsidRDefault="0009147F" w:rsidP="00A101A0">
      <w:pPr>
        <w:spacing w:line="360" w:lineRule="auto"/>
        <w:jc w:val="both"/>
        <w:rPr>
          <w:rFonts w:ascii="Arial" w:hAnsi="Arial" w:cs="Arial"/>
          <w:sz w:val="24"/>
          <w:szCs w:val="24"/>
          <w:lang w:eastAsia="pt-BR"/>
        </w:rPr>
      </w:pPr>
      <w:r>
        <w:rPr>
          <w:lang w:eastAsia="pt-BR"/>
        </w:rPr>
        <w:tab/>
      </w:r>
    </w:p>
    <w:p w:rsidR="0009147F" w:rsidRDefault="0009147F" w:rsidP="00A101A0">
      <w:pPr>
        <w:spacing w:line="360" w:lineRule="auto"/>
        <w:jc w:val="both"/>
        <w:rPr>
          <w:rFonts w:ascii="Arial" w:hAnsi="Arial" w:cs="Arial"/>
          <w:sz w:val="24"/>
          <w:szCs w:val="24"/>
          <w:lang w:eastAsia="pt-BR"/>
        </w:rPr>
      </w:pPr>
      <w:r w:rsidRPr="000853FE">
        <w:rPr>
          <w:rFonts w:ascii="Arial" w:hAnsi="Arial" w:cs="Arial"/>
          <w:color w:val="FF0000"/>
          <w:sz w:val="24"/>
          <w:szCs w:val="24"/>
          <w:lang w:eastAsia="pt-BR"/>
        </w:rPr>
        <w:tab/>
      </w:r>
      <w:r w:rsidRPr="00A21B20">
        <w:rPr>
          <w:rFonts w:ascii="Arial" w:hAnsi="Arial" w:cs="Arial"/>
          <w:sz w:val="24"/>
          <w:szCs w:val="24"/>
          <w:lang w:eastAsia="pt-BR"/>
        </w:rPr>
        <w:t>Para elaborar projetos no Arduino é necessário também conhecimento de programação na linguagem C</w:t>
      </w:r>
      <w:r>
        <w:rPr>
          <w:rFonts w:ascii="Arial" w:hAnsi="Arial" w:cs="Arial"/>
          <w:sz w:val="24"/>
          <w:szCs w:val="24"/>
          <w:lang w:eastAsia="pt-BR"/>
        </w:rPr>
        <w:t>++</w:t>
      </w:r>
      <w:ins w:id="490" w:author="Adam" w:date="2016-11-28T18:57:00Z">
        <w:r w:rsidR="00EA41D3">
          <w:rPr>
            <w:rFonts w:ascii="Arial" w:hAnsi="Arial" w:cs="Arial"/>
            <w:sz w:val="24"/>
            <w:szCs w:val="24"/>
            <w:lang w:eastAsia="pt-BR"/>
          </w:rPr>
          <w:t xml:space="preserve"> e alguns vocábulos próprios da plataforma</w:t>
        </w:r>
      </w:ins>
      <w:del w:id="491" w:author="Adam" w:date="2016-11-28T18:58:00Z">
        <w:r w:rsidRPr="00A21B20" w:rsidDel="00EA41D3">
          <w:rPr>
            <w:rFonts w:ascii="Arial" w:hAnsi="Arial" w:cs="Arial"/>
            <w:sz w:val="24"/>
            <w:szCs w:val="24"/>
            <w:lang w:eastAsia="pt-BR"/>
          </w:rPr>
          <w:delText xml:space="preserve">, e pode ser utilizada para diversos fins, </w:delText>
        </w:r>
        <w:r w:rsidR="00666ED5" w:rsidDel="00EA41D3">
          <w:rPr>
            <w:rFonts w:ascii="Arial" w:hAnsi="Arial" w:cs="Arial"/>
            <w:sz w:val="24"/>
            <w:szCs w:val="24"/>
            <w:lang w:eastAsia="pt-BR"/>
          </w:rPr>
          <w:delText>atualmente existe uma infinidade de aplicações</w:delText>
        </w:r>
      </w:del>
      <w:r w:rsidRPr="00A21B20">
        <w:rPr>
          <w:rFonts w:ascii="Arial" w:hAnsi="Arial" w:cs="Arial"/>
          <w:sz w:val="24"/>
          <w:szCs w:val="24"/>
          <w:lang w:eastAsia="pt-BR"/>
        </w:rPr>
        <w:t>.</w:t>
      </w:r>
      <w:del w:id="492" w:author="Adam" w:date="2016-11-28T18:58:00Z">
        <w:r w:rsidRPr="00A21B20" w:rsidDel="00EA41D3">
          <w:rPr>
            <w:rFonts w:ascii="Arial" w:hAnsi="Arial" w:cs="Arial"/>
            <w:sz w:val="24"/>
            <w:szCs w:val="24"/>
            <w:lang w:eastAsia="pt-BR"/>
          </w:rPr>
          <w:delText xml:space="preserve">  </w:delText>
        </w:r>
      </w:del>
      <w:ins w:id="493" w:author="Adam" w:date="2016-11-28T18:58:00Z">
        <w:r w:rsidR="00EA41D3">
          <w:rPr>
            <w:rFonts w:ascii="Arial" w:hAnsi="Arial" w:cs="Arial"/>
            <w:sz w:val="24"/>
            <w:szCs w:val="24"/>
            <w:lang w:eastAsia="pt-BR"/>
          </w:rPr>
          <w:t xml:space="preserve"> </w:t>
        </w:r>
      </w:ins>
      <w:r>
        <w:rPr>
          <w:rFonts w:ascii="Arial" w:hAnsi="Arial" w:cs="Arial"/>
          <w:sz w:val="24"/>
          <w:szCs w:val="24"/>
          <w:lang w:eastAsia="pt-BR"/>
        </w:rPr>
        <w:t>Na tabela 2</w:t>
      </w:r>
      <w:r w:rsidRPr="00A21B20">
        <w:rPr>
          <w:rFonts w:ascii="Arial" w:hAnsi="Arial" w:cs="Arial"/>
          <w:sz w:val="24"/>
          <w:szCs w:val="24"/>
          <w:lang w:eastAsia="pt-BR"/>
        </w:rPr>
        <w:t xml:space="preserve">, exibimos as principais estruturas e suas funções. </w:t>
      </w:r>
    </w:p>
    <w:p w:rsidR="00EA41D3" w:rsidRDefault="00EC6740" w:rsidP="00EA41D3">
      <w:pPr>
        <w:keepNext/>
        <w:spacing w:line="360" w:lineRule="auto"/>
        <w:jc w:val="both"/>
        <w:rPr>
          <w:ins w:id="494" w:author="Adam" w:date="2016-11-28T18:59:00Z"/>
        </w:rPr>
      </w:pPr>
      <w:r>
        <w:rPr>
          <w:noProof/>
          <w:szCs w:val="24"/>
          <w:lang w:eastAsia="pt-BR"/>
        </w:rPr>
        <w:drawing>
          <wp:inline distT="0" distB="0" distL="0" distR="0" wp14:anchorId="440ECA9C" wp14:editId="067FA92D">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Default="00EA41D3" w:rsidP="00EA41D3">
      <w:pPr>
        <w:pStyle w:val="SemEspaamento"/>
        <w:jc w:val="center"/>
        <w:rPr>
          <w:ins w:id="495" w:author="Adam" w:date="2016-11-28T18:59:00Z"/>
        </w:rPr>
      </w:pPr>
      <w:ins w:id="496" w:author="Adam" w:date="2016-11-28T18:59:00Z">
        <w:r>
          <w:t xml:space="preserve">Tabela </w:t>
        </w:r>
        <w:r>
          <w:fldChar w:fldCharType="begin"/>
        </w:r>
        <w:r>
          <w:instrText xml:space="preserve"> SEQ Tabela \* ARABIC </w:instrText>
        </w:r>
      </w:ins>
      <w:r>
        <w:fldChar w:fldCharType="separate"/>
      </w:r>
      <w:ins w:id="497" w:author="Adam" w:date="2016-11-28T18:59:00Z">
        <w:r>
          <w:rPr>
            <w:noProof/>
          </w:rPr>
          <w:t>2</w:t>
        </w:r>
        <w:r>
          <w:fldChar w:fldCharType="end"/>
        </w:r>
        <w:r>
          <w:t xml:space="preserve"> - Lista de Instruções de Programação</w:t>
        </w:r>
      </w:ins>
    </w:p>
    <w:p w:rsidR="00EA41D3" w:rsidRPr="00F34DBF" w:rsidRDefault="00EA41D3" w:rsidP="00EA41D3">
      <w:pPr>
        <w:pStyle w:val="SemEspaamento"/>
        <w:jc w:val="center"/>
        <w:rPr>
          <w:ins w:id="498" w:author="Adam" w:date="2016-11-28T18:59:00Z"/>
          <w:rFonts w:ascii="Arial" w:hAnsi="Arial" w:cs="Arial"/>
          <w:sz w:val="20"/>
          <w:szCs w:val="20"/>
        </w:rPr>
      </w:pPr>
      <w:ins w:id="499" w:author="Adam" w:date="2016-11-28T18:59:00Z">
        <w:r w:rsidRPr="00F34DBF">
          <w:rPr>
            <w:rFonts w:ascii="Arial" w:hAnsi="Arial" w:cs="Arial"/>
            <w:sz w:val="20"/>
            <w:szCs w:val="20"/>
          </w:rPr>
          <w:t>(</w:t>
        </w:r>
        <w:proofErr w:type="gramStart"/>
        <w:r w:rsidRPr="00F34DBF">
          <w:rPr>
            <w:rFonts w:ascii="Arial" w:hAnsi="Arial" w:cs="Arial"/>
            <w:sz w:val="20"/>
            <w:szCs w:val="20"/>
          </w:rPr>
          <w:t>fonte</w:t>
        </w:r>
        <w:proofErr w:type="gramEnd"/>
        <w:r w:rsidRPr="00F34DBF">
          <w:rPr>
            <w:rFonts w:ascii="Arial" w:hAnsi="Arial" w:cs="Arial"/>
            <w:sz w:val="20"/>
            <w:szCs w:val="20"/>
          </w:rPr>
          <w:t xml:space="preserve">: </w:t>
        </w:r>
        <w:r>
          <w:fldChar w:fldCharType="begin"/>
        </w:r>
        <w:r>
          <w:instrText>HYPERLINK "https://multilogica-shop.com/"</w:instrText>
        </w:r>
        <w:r>
          <w:fldChar w:fldCharType="separate"/>
        </w:r>
        <w:r>
          <w:rPr>
            <w:rStyle w:val="Hyperlink"/>
            <w:rFonts w:ascii="Arial" w:hAnsi="Arial" w:cs="Arial"/>
            <w:sz w:val="20"/>
            <w:szCs w:val="20"/>
          </w:rPr>
          <w:t>https://multilogica-shop.com/</w:t>
        </w:r>
        <w:r>
          <w:rPr>
            <w:rStyle w:val="Hyperlink"/>
            <w:rFonts w:ascii="Arial" w:hAnsi="Arial" w:cs="Arial"/>
            <w:sz w:val="20"/>
            <w:szCs w:val="20"/>
          </w:rPr>
          <w:fldChar w:fldCharType="end"/>
        </w:r>
        <w:r>
          <w:rPr>
            <w:rStyle w:val="Hyperlink"/>
            <w:rFonts w:ascii="Arial" w:hAnsi="Arial" w:cs="Arial"/>
            <w:sz w:val="20"/>
            <w:szCs w:val="20"/>
          </w:rPr>
          <w:t xml:space="preserve"> </w:t>
        </w:r>
        <w:r w:rsidRPr="00F34DBF">
          <w:rPr>
            <w:rFonts w:ascii="Arial" w:hAnsi="Arial" w:cs="Arial"/>
            <w:sz w:val="20"/>
            <w:szCs w:val="20"/>
          </w:rPr>
          <w:t>acessado em 10/2016)</w:t>
        </w:r>
      </w:ins>
    </w:p>
    <w:p w:rsidR="00EA41D3" w:rsidRDefault="00EA41D3" w:rsidP="00EA41D3">
      <w:pPr>
        <w:pStyle w:val="Legenda"/>
        <w:jc w:val="center"/>
        <w:rPr>
          <w:ins w:id="500" w:author="Adam" w:date="2016-11-28T18:58:00Z"/>
        </w:rPr>
        <w:pPrChange w:id="501" w:author="Adam" w:date="2016-11-28T18:59:00Z">
          <w:pPr>
            <w:spacing w:line="360" w:lineRule="auto"/>
            <w:jc w:val="both"/>
          </w:pPr>
        </w:pPrChange>
      </w:pPr>
    </w:p>
    <w:p w:rsidR="00EA41D3" w:rsidRDefault="00EA41D3">
      <w:pPr>
        <w:spacing w:after="0" w:line="240" w:lineRule="auto"/>
        <w:rPr>
          <w:ins w:id="502" w:author="Adam" w:date="2016-11-28T19:00:00Z"/>
          <w:rFonts w:ascii="Cambria" w:eastAsia="Times New Roman" w:hAnsi="Cambria"/>
          <w:color w:val="365F91"/>
          <w:sz w:val="26"/>
          <w:szCs w:val="26"/>
        </w:rPr>
      </w:pPr>
      <w:ins w:id="503" w:author="Adam" w:date="2016-11-28T19:00:00Z">
        <w:r>
          <w:br w:type="page"/>
        </w:r>
      </w:ins>
    </w:p>
    <w:p w:rsidR="00EA41D3" w:rsidRPr="00CB7562" w:rsidDel="00EA41D3" w:rsidRDefault="00EA41D3" w:rsidP="00CB7562">
      <w:pPr>
        <w:pStyle w:val="Ttulo3"/>
        <w:spacing w:line="360" w:lineRule="auto"/>
        <w:jc w:val="both"/>
        <w:rPr>
          <w:del w:id="504" w:author="Adam" w:date="2016-11-28T18:59:00Z"/>
          <w:rFonts w:ascii="Arial" w:hAnsi="Arial" w:cs="Arial"/>
          <w:color w:val="auto"/>
          <w:lang w:eastAsia="pt-BR"/>
          <w:rPrChange w:id="505" w:author="Adam" w:date="2016-11-28T20:27:00Z">
            <w:rPr>
              <w:del w:id="506" w:author="Adam" w:date="2016-11-28T18:59:00Z"/>
              <w:rFonts w:ascii="Arial" w:hAnsi="Arial" w:cs="Arial"/>
              <w:sz w:val="24"/>
              <w:szCs w:val="24"/>
              <w:lang w:eastAsia="pt-BR"/>
            </w:rPr>
          </w:rPrChange>
        </w:rPr>
        <w:pPrChange w:id="507" w:author="Adam" w:date="2016-11-28T20:27:00Z">
          <w:pPr>
            <w:spacing w:line="360" w:lineRule="auto"/>
            <w:jc w:val="both"/>
          </w:pPr>
        </w:pPrChange>
      </w:pPr>
    </w:p>
    <w:p w:rsidR="0009147F" w:rsidRPr="00CB7562" w:rsidDel="00EA41D3" w:rsidRDefault="0009147F" w:rsidP="00CB7562">
      <w:pPr>
        <w:pStyle w:val="Ttulo3"/>
        <w:spacing w:line="360" w:lineRule="auto"/>
        <w:jc w:val="both"/>
        <w:rPr>
          <w:del w:id="508" w:author="Adam" w:date="2016-11-28T18:59:00Z"/>
          <w:rFonts w:ascii="Arial" w:hAnsi="Arial" w:cs="Arial"/>
          <w:color w:val="auto"/>
          <w:lang w:eastAsia="pt-BR"/>
          <w:rPrChange w:id="509" w:author="Adam" w:date="2016-11-28T20:27:00Z">
            <w:rPr>
              <w:del w:id="510" w:author="Adam" w:date="2016-11-28T18:59:00Z"/>
              <w:rFonts w:ascii="Arial" w:hAnsi="Arial" w:cs="Arial"/>
              <w:sz w:val="20"/>
              <w:szCs w:val="20"/>
            </w:rPr>
          </w:rPrChange>
        </w:rPr>
        <w:pPrChange w:id="511" w:author="Adam" w:date="2016-11-28T20:27:00Z">
          <w:pPr>
            <w:pStyle w:val="SemEspaamento"/>
            <w:jc w:val="center"/>
          </w:pPr>
        </w:pPrChange>
      </w:pPr>
      <w:del w:id="512" w:author="Adam" w:date="2016-11-28T18:59:00Z">
        <w:r w:rsidRPr="00CB7562" w:rsidDel="00EA41D3">
          <w:rPr>
            <w:rFonts w:ascii="Arial" w:hAnsi="Arial" w:cs="Arial"/>
            <w:color w:val="auto"/>
            <w:lang w:eastAsia="pt-BR"/>
            <w:rPrChange w:id="513" w:author="Adam" w:date="2016-11-28T20:27:00Z">
              <w:rPr>
                <w:rFonts w:ascii="Arial" w:hAnsi="Arial" w:cs="Arial"/>
                <w:sz w:val="20"/>
                <w:szCs w:val="20"/>
              </w:rPr>
            </w:rPrChange>
          </w:rPr>
          <w:delText>Tabela 2: Lista de Instruções de Programação</w:delText>
        </w:r>
      </w:del>
    </w:p>
    <w:p w:rsidR="0009147F" w:rsidRPr="00CB7562" w:rsidDel="00EA41D3" w:rsidRDefault="0009147F" w:rsidP="00CB7562">
      <w:pPr>
        <w:pStyle w:val="Ttulo3"/>
        <w:spacing w:line="360" w:lineRule="auto"/>
        <w:jc w:val="both"/>
        <w:rPr>
          <w:del w:id="514" w:author="Adam" w:date="2016-11-28T18:59:00Z"/>
          <w:rFonts w:ascii="Arial" w:hAnsi="Arial" w:cs="Arial"/>
          <w:color w:val="auto"/>
          <w:lang w:eastAsia="pt-BR"/>
          <w:rPrChange w:id="515" w:author="Adam" w:date="2016-11-28T20:27:00Z">
            <w:rPr>
              <w:del w:id="516" w:author="Adam" w:date="2016-11-28T18:59:00Z"/>
              <w:rFonts w:ascii="Arial" w:hAnsi="Arial" w:cs="Arial"/>
              <w:sz w:val="20"/>
              <w:szCs w:val="20"/>
            </w:rPr>
          </w:rPrChange>
        </w:rPr>
        <w:pPrChange w:id="517" w:author="Adam" w:date="2016-11-28T20:27:00Z">
          <w:pPr>
            <w:pStyle w:val="SemEspaamento"/>
            <w:jc w:val="center"/>
          </w:pPr>
        </w:pPrChange>
      </w:pPr>
      <w:del w:id="518" w:author="Adam" w:date="2016-11-28T18:59:00Z">
        <w:r w:rsidRPr="00CB7562" w:rsidDel="00EA41D3">
          <w:rPr>
            <w:rFonts w:ascii="Arial" w:hAnsi="Arial" w:cs="Arial"/>
            <w:color w:val="auto"/>
            <w:lang w:eastAsia="pt-BR"/>
            <w:rPrChange w:id="519" w:author="Adam" w:date="2016-11-28T20:27:00Z">
              <w:rPr>
                <w:rFonts w:ascii="Arial" w:hAnsi="Arial" w:cs="Arial"/>
                <w:sz w:val="20"/>
                <w:szCs w:val="20"/>
              </w:rPr>
            </w:rPrChange>
          </w:rPr>
          <w:delText xml:space="preserve">(fonte: </w:delText>
        </w:r>
        <w:r w:rsidR="00E44D2F" w:rsidRPr="00CB7562" w:rsidDel="00EA41D3">
          <w:rPr>
            <w:rFonts w:ascii="Arial" w:hAnsi="Arial" w:cs="Arial"/>
            <w:color w:val="auto"/>
            <w:lang w:eastAsia="pt-BR"/>
            <w:rPrChange w:id="520" w:author="Adam" w:date="2016-11-28T20:27:00Z">
              <w:rPr/>
            </w:rPrChange>
          </w:rPr>
          <w:fldChar w:fldCharType="begin"/>
        </w:r>
        <w:r w:rsidR="00E44D2F" w:rsidRPr="00CB7562" w:rsidDel="00EA41D3">
          <w:rPr>
            <w:rFonts w:ascii="Arial" w:hAnsi="Arial" w:cs="Arial"/>
            <w:color w:val="auto"/>
            <w:lang w:eastAsia="pt-BR"/>
            <w:rPrChange w:id="521" w:author="Adam" w:date="2016-11-28T20:27:00Z">
              <w:rPr/>
            </w:rPrChange>
          </w:rPr>
          <w:delInstrText xml:space="preserve"> HYPERLINK "https://multilogica-shop.com" </w:delInstrText>
        </w:r>
        <w:r w:rsidR="00E44D2F" w:rsidRPr="00CB7562" w:rsidDel="00EA41D3">
          <w:rPr>
            <w:rFonts w:ascii="Arial" w:hAnsi="Arial" w:cs="Arial"/>
            <w:color w:val="auto"/>
            <w:lang w:eastAsia="pt-BR"/>
            <w:rPrChange w:id="522" w:author="Adam" w:date="2016-11-28T20:27:00Z">
              <w:rPr/>
            </w:rPrChange>
          </w:rPr>
          <w:fldChar w:fldCharType="separate"/>
        </w:r>
        <w:r w:rsidRPr="00CB7562" w:rsidDel="00EA41D3">
          <w:rPr>
            <w:color w:val="auto"/>
            <w:lang w:eastAsia="pt-BR"/>
            <w:rPrChange w:id="523" w:author="Adam" w:date="2016-11-28T20:27:00Z">
              <w:rPr>
                <w:rStyle w:val="Hyperlink"/>
                <w:rFonts w:ascii="Arial" w:hAnsi="Arial" w:cs="Arial"/>
                <w:sz w:val="20"/>
                <w:szCs w:val="20"/>
              </w:rPr>
            </w:rPrChange>
          </w:rPr>
          <w:delText>https://multilogica-shop.com</w:delText>
        </w:r>
        <w:r w:rsidR="00E44D2F" w:rsidRPr="00CB7562" w:rsidDel="00EA41D3">
          <w:rPr>
            <w:color w:val="auto"/>
            <w:lang w:eastAsia="pt-BR"/>
            <w:rPrChange w:id="524" w:author="Adam" w:date="2016-11-28T20:27:00Z">
              <w:rPr>
                <w:rStyle w:val="Hyperlink"/>
                <w:rFonts w:ascii="Arial" w:hAnsi="Arial" w:cs="Arial"/>
                <w:sz w:val="20"/>
                <w:szCs w:val="20"/>
              </w:rPr>
            </w:rPrChange>
          </w:rPr>
          <w:fldChar w:fldCharType="end"/>
        </w:r>
        <w:r w:rsidRPr="00CB7562" w:rsidDel="00EA41D3">
          <w:rPr>
            <w:rFonts w:ascii="Arial" w:hAnsi="Arial" w:cs="Arial"/>
            <w:color w:val="auto"/>
            <w:lang w:eastAsia="pt-BR"/>
            <w:rPrChange w:id="525" w:author="Adam" w:date="2016-11-28T20:27:00Z">
              <w:rPr>
                <w:rFonts w:ascii="Arial" w:hAnsi="Arial" w:cs="Arial"/>
                <w:sz w:val="20"/>
                <w:szCs w:val="20"/>
              </w:rPr>
            </w:rPrChange>
          </w:rPr>
          <w:delText>acessado em 10/2016)</w:delText>
        </w:r>
      </w:del>
    </w:p>
    <w:p w:rsidR="0009147F" w:rsidRPr="00CB7562" w:rsidDel="00EA41D3" w:rsidRDefault="0009147F" w:rsidP="00CB7562">
      <w:pPr>
        <w:pStyle w:val="Ttulo3"/>
        <w:spacing w:line="360" w:lineRule="auto"/>
        <w:jc w:val="both"/>
        <w:rPr>
          <w:del w:id="526" w:author="Adam" w:date="2016-11-28T18:59:00Z"/>
          <w:rFonts w:ascii="Arial" w:hAnsi="Arial" w:cs="Arial"/>
          <w:color w:val="auto"/>
          <w:lang w:eastAsia="pt-BR"/>
          <w:rPrChange w:id="527" w:author="Adam" w:date="2016-11-28T20:27:00Z">
            <w:rPr>
              <w:del w:id="528" w:author="Adam" w:date="2016-11-28T18:59:00Z"/>
            </w:rPr>
          </w:rPrChange>
        </w:rPr>
        <w:pPrChange w:id="529" w:author="Adam" w:date="2016-11-28T20:27:00Z">
          <w:pPr/>
        </w:pPrChange>
      </w:pPr>
    </w:p>
    <w:p w:rsidR="0009147F" w:rsidRPr="00311CBC" w:rsidRDefault="0009147F" w:rsidP="00CB7562">
      <w:pPr>
        <w:pStyle w:val="Ttulo3"/>
        <w:spacing w:line="360" w:lineRule="auto"/>
        <w:jc w:val="both"/>
        <w:rPr>
          <w:rFonts w:ascii="Arial" w:hAnsi="Arial" w:cs="Arial"/>
          <w:color w:val="auto"/>
          <w:lang w:eastAsia="pt-BR"/>
        </w:rPr>
        <w:pPrChange w:id="530" w:author="Adam" w:date="2016-11-28T20:27:00Z">
          <w:pPr>
            <w:pStyle w:val="Ttulo2"/>
            <w:spacing w:line="360" w:lineRule="auto"/>
            <w:jc w:val="both"/>
          </w:pPr>
        </w:pPrChange>
      </w:pPr>
      <w:bookmarkStart w:id="531" w:name="_Toc466010555"/>
      <w:bookmarkStart w:id="532" w:name="_Toc466021405"/>
      <w:r w:rsidRPr="00311CBC">
        <w:rPr>
          <w:rFonts w:ascii="Arial" w:hAnsi="Arial" w:cs="Arial"/>
          <w:color w:val="auto"/>
          <w:lang w:eastAsia="pt-BR"/>
        </w:rPr>
        <w:t>2.4</w:t>
      </w:r>
      <w:r w:rsidRPr="00311CBC">
        <w:rPr>
          <w:rFonts w:ascii="Arial" w:hAnsi="Arial" w:cs="Arial"/>
          <w:color w:val="auto"/>
          <w:lang w:eastAsia="pt-BR"/>
        </w:rPr>
        <w:tab/>
        <w:t>Motores</w:t>
      </w:r>
      <w:bookmarkEnd w:id="63"/>
      <w:bookmarkEnd w:id="531"/>
      <w:bookmarkEnd w:id="532"/>
    </w:p>
    <w:p w:rsidR="0009147F" w:rsidRDefault="0009147F" w:rsidP="00F81B53">
      <w:pPr>
        <w:spacing w:line="360" w:lineRule="auto"/>
        <w:jc w:val="both"/>
        <w:rPr>
          <w:rFonts w:ascii="Arial" w:hAnsi="Arial" w:cs="Arial"/>
          <w:sz w:val="24"/>
          <w:szCs w:val="24"/>
          <w:lang w:eastAsia="pt-BR"/>
        </w:rPr>
      </w:pP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ascii="Arial" w:hAnsi="Arial" w:cs="Arial"/>
          <w:sz w:val="24"/>
          <w:szCs w:val="24"/>
        </w:rPr>
        <w:t>2008</w:t>
      </w:r>
      <w:r w:rsidRPr="00AD46A9">
        <w:rPr>
          <w:rFonts w:ascii="Arial" w:hAnsi="Arial" w:cs="Arial"/>
          <w:sz w:val="24"/>
          <w:szCs w:val="24"/>
        </w:rPr>
        <w:t>)</w:t>
      </w:r>
      <w:r>
        <w:rPr>
          <w:rFonts w:ascii="Arial" w:hAnsi="Arial" w:cs="Arial"/>
          <w:sz w:val="24"/>
          <w:szCs w:val="24"/>
          <w:highlight w:val="yellow"/>
        </w:rPr>
        <w:t>[14</w:t>
      </w:r>
      <w:r w:rsidRPr="00785D04">
        <w:rPr>
          <w:rFonts w:ascii="Arial" w:hAnsi="Arial" w:cs="Arial"/>
          <w:sz w:val="24"/>
          <w:szCs w:val="24"/>
          <w:highlight w:val="yellow"/>
        </w:rPr>
        <w:t>].</w:t>
      </w:r>
    </w:p>
    <w:p w:rsidR="0009147F" w:rsidRDefault="0009147F" w:rsidP="008E1D34">
      <w:pPr>
        <w:keepNext/>
        <w:keepLines/>
        <w:spacing w:before="40" w:after="0" w:line="360" w:lineRule="auto"/>
        <w:ind w:firstLine="708"/>
        <w:jc w:val="both"/>
        <w:rPr>
          <w:rFonts w:ascii="Arial" w:hAnsi="Arial" w:cs="Arial"/>
          <w:sz w:val="24"/>
          <w:szCs w:val="24"/>
        </w:rPr>
      </w:pPr>
      <w:r w:rsidRPr="00AD46A9">
        <w:rPr>
          <w:rFonts w:ascii="Arial" w:hAnsi="Arial" w:cs="Arial"/>
          <w:sz w:val="24"/>
          <w:szCs w:val="24"/>
        </w:rPr>
        <w:t>Os motores de corrente contínua são utilizados em diversas aplicações, apesar do seu custo, e da necessidade de uma fonte de corrente contínua. Segundo FITZGERALD</w:t>
      </w:r>
      <w:r>
        <w:rPr>
          <w:rFonts w:ascii="Arial" w:hAnsi="Arial" w:cs="Arial"/>
          <w:sz w:val="24"/>
          <w:szCs w:val="24"/>
        </w:rPr>
        <w:t xml:space="preserve"> (</w:t>
      </w:r>
      <w:r w:rsidRPr="00AD46A9">
        <w:rPr>
          <w:rFonts w:ascii="Arial" w:hAnsi="Arial" w:cs="Arial"/>
          <w:sz w:val="24"/>
          <w:szCs w:val="24"/>
        </w:rPr>
        <w:t xml:space="preserve">1979) </w:t>
      </w:r>
      <w:r w:rsidRPr="00785D04">
        <w:rPr>
          <w:rFonts w:ascii="Arial" w:hAnsi="Arial" w:cs="Arial"/>
          <w:sz w:val="24"/>
          <w:szCs w:val="24"/>
          <w:highlight w:val="yellow"/>
        </w:rPr>
        <w:t>[1</w:t>
      </w:r>
      <w:r>
        <w:rPr>
          <w:rFonts w:ascii="Arial" w:hAnsi="Arial" w:cs="Arial"/>
          <w:sz w:val="24"/>
          <w:szCs w:val="24"/>
          <w:highlight w:val="yellow"/>
        </w:rPr>
        <w:t>5</w:t>
      </w:r>
      <w:r w:rsidRPr="00785D04">
        <w:rPr>
          <w:rFonts w:ascii="Arial" w:hAnsi="Arial" w:cs="Arial"/>
          <w:sz w:val="24"/>
          <w:szCs w:val="24"/>
          <w:highlight w:val="yellow"/>
        </w:rPr>
        <w:t>]</w:t>
      </w:r>
      <w:r w:rsidRPr="00AD46A9">
        <w:rPr>
          <w:rFonts w:ascii="Arial" w:hAnsi="Arial" w:cs="Arial"/>
          <w:sz w:val="24"/>
          <w:szCs w:val="24"/>
        </w:rPr>
        <w:t xml:space="preserve"> as máquinas CC apresentam uma variedade de características, ou seja, podemos controlar a velocidade </w:t>
      </w:r>
      <w:r>
        <w:rPr>
          <w:rFonts w:ascii="Arial" w:hAnsi="Arial" w:cs="Arial"/>
          <w:sz w:val="24"/>
          <w:szCs w:val="24"/>
        </w:rPr>
        <w:t>de rotação, através da tensão, p</w:t>
      </w:r>
      <w:r w:rsidRPr="00AD46A9">
        <w:rPr>
          <w:rFonts w:ascii="Arial" w:hAnsi="Arial" w:cs="Arial"/>
          <w:sz w:val="24"/>
          <w:szCs w:val="24"/>
        </w:rPr>
        <w:t>odemos também</w:t>
      </w:r>
      <w:r>
        <w:rPr>
          <w:rFonts w:ascii="Arial" w:hAnsi="Arial" w:cs="Arial"/>
          <w:sz w:val="24"/>
          <w:szCs w:val="24"/>
        </w:rPr>
        <w:t>,</w:t>
      </w:r>
      <w:r w:rsidRPr="00AD46A9">
        <w:rPr>
          <w:rFonts w:ascii="Arial" w:hAnsi="Arial" w:cs="Arial"/>
          <w:sz w:val="24"/>
          <w:szCs w:val="24"/>
        </w:rPr>
        <w:t xml:space="preserve"> controlar o torque</w:t>
      </w:r>
      <w:r>
        <w:rPr>
          <w:rFonts w:ascii="Arial" w:hAnsi="Arial" w:cs="Arial"/>
          <w:sz w:val="24"/>
          <w:szCs w:val="24"/>
        </w:rPr>
        <w:t>,</w:t>
      </w:r>
      <w:r w:rsidRPr="00AD46A9">
        <w:rPr>
          <w:rFonts w:ascii="Arial" w:hAnsi="Arial" w:cs="Arial"/>
          <w:sz w:val="24"/>
          <w:szCs w:val="24"/>
        </w:rPr>
        <w:t xml:space="preserve"> através da corrente</w:t>
      </w:r>
      <w:r>
        <w:rPr>
          <w:rFonts w:ascii="Arial" w:hAnsi="Arial" w:cs="Arial"/>
          <w:sz w:val="24"/>
          <w:szCs w:val="24"/>
        </w:rPr>
        <w:t>.</w:t>
      </w:r>
    </w:p>
    <w:p w:rsidR="0009147F" w:rsidRDefault="0009147F" w:rsidP="008E1D34">
      <w:pPr>
        <w:spacing w:line="360" w:lineRule="auto"/>
        <w:ind w:firstLine="708"/>
        <w:jc w:val="both"/>
        <w:rPr>
          <w:rFonts w:ascii="Arial" w:hAnsi="Arial" w:cs="Arial"/>
          <w:sz w:val="24"/>
          <w:szCs w:val="24"/>
        </w:rPr>
      </w:pPr>
      <w:r>
        <w:rPr>
          <w:rFonts w:ascii="Arial" w:hAnsi="Arial" w:cs="Arial"/>
          <w:sz w:val="24"/>
          <w:szCs w:val="24"/>
        </w:rPr>
        <w:t>As principais partes de um motor CC são Rotor e Estator, conforme figura 7, temos uma vista em corte do motor CC.</w:t>
      </w:r>
    </w:p>
    <w:p w:rsidR="007A6111" w:rsidRPr="007A6111" w:rsidDel="00C14A04" w:rsidRDefault="007A6111" w:rsidP="008E1D34">
      <w:pPr>
        <w:spacing w:line="360" w:lineRule="auto"/>
        <w:ind w:firstLine="708"/>
        <w:jc w:val="both"/>
        <w:rPr>
          <w:del w:id="533" w:author="Adam" w:date="2016-11-28T19:09:00Z"/>
          <w:rFonts w:ascii="Arial" w:hAnsi="Arial" w:cs="Arial"/>
          <w:color w:val="FF0000"/>
          <w:sz w:val="24"/>
          <w:szCs w:val="24"/>
        </w:rPr>
      </w:pPr>
      <w:del w:id="534" w:author="Adam" w:date="2016-11-28T19:09:00Z">
        <w:r w:rsidRPr="007A6111" w:rsidDel="00C14A04">
          <w:rPr>
            <w:rFonts w:ascii="Arial" w:hAnsi="Arial" w:cs="Arial"/>
            <w:color w:val="FF0000"/>
            <w:sz w:val="24"/>
            <w:szCs w:val="24"/>
          </w:rPr>
          <w:delText>&lt;editar figura</w:delText>
        </w:r>
        <w:r w:rsidDel="00C14A04">
          <w:rPr>
            <w:rFonts w:ascii="Arial" w:hAnsi="Arial" w:cs="Arial"/>
            <w:color w:val="FF0000"/>
            <w:sz w:val="24"/>
            <w:szCs w:val="24"/>
          </w:rPr>
          <w:delText xml:space="preserve"> Prof Perícles falou que a figura não esta bonita</w:delText>
        </w:r>
        <w:r w:rsidRPr="007A6111" w:rsidDel="00C14A04">
          <w:rPr>
            <w:rFonts w:ascii="Arial" w:hAnsi="Arial" w:cs="Arial"/>
            <w:color w:val="FF0000"/>
            <w:sz w:val="24"/>
            <w:szCs w:val="24"/>
          </w:rPr>
          <w:delText>&gt;</w:delText>
        </w:r>
      </w:del>
    </w:p>
    <w:p w:rsidR="00837121" w:rsidRDefault="00EC6740" w:rsidP="00837121">
      <w:pPr>
        <w:keepNext/>
        <w:spacing w:line="360" w:lineRule="auto"/>
        <w:ind w:firstLine="708"/>
        <w:jc w:val="center"/>
        <w:rPr>
          <w:ins w:id="535" w:author="Adam" w:date="2016-11-28T19:29:00Z"/>
        </w:rPr>
      </w:pPr>
      <w:del w:id="536" w:author="Adam" w:date="2016-11-28T19:09:00Z">
        <w:r w:rsidDel="00C14A04">
          <w:rPr>
            <w:rFonts w:ascii="Arial" w:hAnsi="Arial" w:cs="Arial"/>
            <w:noProof/>
            <w:sz w:val="24"/>
            <w:szCs w:val="24"/>
            <w:lang w:eastAsia="pt-BR"/>
          </w:rPr>
          <w:drawing>
            <wp:inline distT="0" distB="0" distL="0" distR="0" wp14:anchorId="54F8B43F" wp14:editId="6427BC5C">
              <wp:extent cx="4969510" cy="2647950"/>
              <wp:effectExtent l="0" t="0" r="254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510" cy="2647950"/>
                      </a:xfrm>
                      <a:prstGeom prst="rect">
                        <a:avLst/>
                      </a:prstGeom>
                      <a:noFill/>
                      <a:ln>
                        <a:noFill/>
                      </a:ln>
                    </pic:spPr>
                  </pic:pic>
                </a:graphicData>
              </a:graphic>
            </wp:inline>
          </w:drawing>
        </w:r>
      </w:del>
      <w:ins w:id="537" w:author="Adam" w:date="2016-11-28T19:09:00Z">
        <w:r w:rsidR="00C14A04" w:rsidRPr="00C14A04">
          <w:rPr>
            <w:noProof/>
            <w:lang w:eastAsia="pt-BR"/>
          </w:rPr>
          <w:t xml:space="preserve"> </w:t>
        </w:r>
      </w:ins>
      <w:ins w:id="538" w:author="Adam" w:date="2016-11-28T19:28:00Z">
        <w:r w:rsidR="00837121" w:rsidRPr="00837121">
          <w:rPr>
            <w:noProof/>
            <w:lang w:eastAsia="pt-BR"/>
          </w:rPr>
          <w:drawing>
            <wp:inline distT="0" distB="0" distL="0" distR="0" wp14:anchorId="707A51CF" wp14:editId="0EAED6C1">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2071" cy="2185816"/>
                      </a:xfrm>
                      <a:prstGeom prst="rect">
                        <a:avLst/>
                      </a:prstGeom>
                    </pic:spPr>
                  </pic:pic>
                </a:graphicData>
              </a:graphic>
            </wp:inline>
          </w:drawing>
        </w:r>
      </w:ins>
    </w:p>
    <w:p w:rsidR="00837121" w:rsidRPr="005F5340" w:rsidRDefault="00837121" w:rsidP="00837121">
      <w:pPr>
        <w:pStyle w:val="SemEspaamento"/>
        <w:jc w:val="center"/>
        <w:rPr>
          <w:ins w:id="539" w:author="Adam" w:date="2016-11-28T19:39:00Z"/>
          <w:rFonts w:ascii="Arial" w:hAnsi="Arial" w:cs="Arial"/>
          <w:sz w:val="20"/>
          <w:szCs w:val="20"/>
        </w:rPr>
      </w:pPr>
      <w:ins w:id="540" w:author="Adam" w:date="2016-11-28T19:29:00Z">
        <w:r>
          <w:t xml:space="preserve">Figura </w:t>
        </w:r>
        <w:r>
          <w:fldChar w:fldCharType="begin"/>
        </w:r>
        <w:r>
          <w:instrText xml:space="preserve"> SEQ Figura \* ARABIC </w:instrText>
        </w:r>
      </w:ins>
      <w:r>
        <w:fldChar w:fldCharType="separate"/>
      </w:r>
      <w:ins w:id="541" w:author="Adam" w:date="2016-11-28T21:01:00Z">
        <w:r w:rsidR="00842E3D">
          <w:rPr>
            <w:noProof/>
          </w:rPr>
          <w:t>7</w:t>
        </w:r>
      </w:ins>
      <w:ins w:id="542" w:author="Adam" w:date="2016-11-28T19:29:00Z">
        <w:r>
          <w:fldChar w:fldCharType="end"/>
        </w:r>
        <w:r>
          <w:t xml:space="preserve"> - Estator com ímã permanente de motor cc</w:t>
        </w:r>
      </w:ins>
      <w:ins w:id="543" w:author="Adam" w:date="2016-11-28T19:39:00Z">
        <w:r>
          <w:t xml:space="preserve"> </w:t>
        </w:r>
        <w:r w:rsidRPr="005F5340">
          <w:rPr>
            <w:rFonts w:ascii="Arial" w:hAnsi="Arial" w:cs="Arial"/>
            <w:sz w:val="20"/>
            <w:szCs w:val="20"/>
          </w:rPr>
          <w:t xml:space="preserve">(fonte: </w:t>
        </w:r>
        <w:r>
          <w:rPr>
            <w:rFonts w:ascii="Arial" w:hAnsi="Arial" w:cs="Arial"/>
            <w:sz w:val="20"/>
            <w:szCs w:val="20"/>
          </w:rPr>
          <w:fldChar w:fldCharType="begin"/>
        </w:r>
        <w:r>
          <w:rPr>
            <w:rFonts w:ascii="Arial" w:hAnsi="Arial" w:cs="Arial"/>
            <w:sz w:val="20"/>
            <w:szCs w:val="20"/>
          </w:rPr>
          <w:instrText>HYPERLINK "http://automoveiseletricos.blogspot.com.br/2015/05/como-se-constituem-e-operam-os-motores.html"</w:instrText>
        </w:r>
        <w:r>
          <w:rPr>
            <w:rFonts w:ascii="Arial" w:hAnsi="Arial" w:cs="Arial"/>
            <w:sz w:val="20"/>
            <w:szCs w:val="20"/>
          </w:rPr>
        </w:r>
        <w:r>
          <w:rPr>
            <w:rFonts w:ascii="Arial" w:hAnsi="Arial" w:cs="Arial"/>
            <w:sz w:val="20"/>
            <w:szCs w:val="20"/>
          </w:rPr>
          <w:fldChar w:fldCharType="separate"/>
        </w:r>
        <w:r w:rsidRPr="007F118A">
          <w:t>http://automoveiseletricos.blogspot.com.br/2015/05/como-se-constituem-e-operam-os-motores.html</w:t>
        </w:r>
        <w:r>
          <w:rPr>
            <w:rFonts w:ascii="Arial" w:hAnsi="Arial" w:cs="Arial"/>
            <w:sz w:val="20"/>
            <w:szCs w:val="20"/>
          </w:rPr>
          <w:fldChar w:fldCharType="end"/>
        </w:r>
        <w:r>
          <w:rPr>
            <w:rFonts w:ascii="Arial" w:hAnsi="Arial" w:cs="Arial"/>
            <w:sz w:val="20"/>
            <w:szCs w:val="20"/>
          </w:rPr>
          <w:t xml:space="preserve"> </w:t>
        </w:r>
        <w:r w:rsidRPr="005F5340">
          <w:rPr>
            <w:rFonts w:ascii="Arial" w:hAnsi="Arial" w:cs="Arial"/>
            <w:sz w:val="20"/>
            <w:szCs w:val="20"/>
          </w:rPr>
          <w:t>acessado em 10/2016)</w:t>
        </w:r>
      </w:ins>
    </w:p>
    <w:p w:rsidR="00837121" w:rsidRDefault="00837121" w:rsidP="00837121">
      <w:pPr>
        <w:pStyle w:val="Legenda"/>
        <w:jc w:val="center"/>
        <w:rPr>
          <w:ins w:id="544" w:author="Adam" w:date="2016-11-28T19:29:00Z"/>
        </w:rPr>
        <w:pPrChange w:id="545" w:author="Adam" w:date="2016-11-28T19:29:00Z">
          <w:pPr>
            <w:pStyle w:val="Legenda"/>
          </w:pPr>
        </w:pPrChange>
      </w:pPr>
    </w:p>
    <w:p w:rsidR="00837121" w:rsidRDefault="00837121" w:rsidP="00837121">
      <w:pPr>
        <w:keepNext/>
        <w:spacing w:line="360" w:lineRule="auto"/>
        <w:ind w:firstLine="708"/>
        <w:jc w:val="center"/>
        <w:rPr>
          <w:ins w:id="546" w:author="Adam" w:date="2016-11-28T19:39:00Z"/>
        </w:rPr>
      </w:pPr>
      <w:ins w:id="547" w:author="Adam" w:date="2016-11-28T19:28:00Z">
        <w:r w:rsidRPr="00837121">
          <w:rPr>
            <w:noProof/>
            <w:lang w:eastAsia="pt-BR"/>
          </w:rPr>
          <w:lastRenderedPageBreak/>
          <w:t xml:space="preserve"> </w:t>
        </w:r>
        <w:r w:rsidRPr="00837121">
          <w:rPr>
            <w:noProof/>
            <w:lang w:eastAsia="pt-BR"/>
          </w:rPr>
          <w:drawing>
            <wp:inline distT="0" distB="0" distL="0" distR="0" wp14:anchorId="5B45A8B1" wp14:editId="1A656525">
              <wp:extent cx="3810000" cy="208084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482" cy="2087117"/>
                      </a:xfrm>
                      <a:prstGeom prst="rect">
                        <a:avLst/>
                      </a:prstGeom>
                    </pic:spPr>
                  </pic:pic>
                </a:graphicData>
              </a:graphic>
            </wp:inline>
          </w:drawing>
        </w:r>
      </w:ins>
    </w:p>
    <w:p w:rsidR="008B290E" w:rsidRDefault="00837121" w:rsidP="00837121">
      <w:pPr>
        <w:pStyle w:val="SemEspaamento"/>
        <w:jc w:val="center"/>
        <w:rPr>
          <w:ins w:id="548" w:author="Adam" w:date="2016-11-28T20:16:00Z"/>
        </w:rPr>
      </w:pPr>
      <w:ins w:id="549" w:author="Adam" w:date="2016-11-28T19:39:00Z">
        <w:r>
          <w:t xml:space="preserve">Figura </w:t>
        </w:r>
        <w:r>
          <w:fldChar w:fldCharType="begin"/>
        </w:r>
        <w:r>
          <w:instrText xml:space="preserve"> SEQ Figura \* ARABIC </w:instrText>
        </w:r>
      </w:ins>
      <w:r>
        <w:fldChar w:fldCharType="separate"/>
      </w:r>
      <w:ins w:id="550" w:author="Adam" w:date="2016-11-28T21:01:00Z">
        <w:r w:rsidR="00842E3D">
          <w:rPr>
            <w:noProof/>
          </w:rPr>
          <w:t>8</w:t>
        </w:r>
      </w:ins>
      <w:ins w:id="551" w:author="Adam" w:date="2016-11-28T19:39:00Z">
        <w:r>
          <w:fldChar w:fldCharType="end"/>
        </w:r>
        <w:r>
          <w:t xml:space="preserve"> - Armadura de motor cc </w:t>
        </w:r>
      </w:ins>
    </w:p>
    <w:p w:rsidR="00837121" w:rsidRPr="005F5340" w:rsidRDefault="00837121" w:rsidP="00837121">
      <w:pPr>
        <w:pStyle w:val="SemEspaamento"/>
        <w:jc w:val="center"/>
        <w:rPr>
          <w:ins w:id="552" w:author="Adam" w:date="2016-11-28T19:39:00Z"/>
          <w:rFonts w:ascii="Arial" w:hAnsi="Arial" w:cs="Arial"/>
          <w:sz w:val="20"/>
          <w:szCs w:val="20"/>
        </w:rPr>
      </w:pPr>
      <w:ins w:id="553" w:author="Adam" w:date="2016-11-28T19:39:00Z">
        <w:r w:rsidRPr="005F5340">
          <w:rPr>
            <w:rFonts w:ascii="Arial" w:hAnsi="Arial" w:cs="Arial"/>
            <w:sz w:val="20"/>
            <w:szCs w:val="20"/>
          </w:rPr>
          <w:t>(</w:t>
        </w:r>
        <w:proofErr w:type="gramStart"/>
        <w:r w:rsidRPr="005F5340">
          <w:rPr>
            <w:rFonts w:ascii="Arial" w:hAnsi="Arial" w:cs="Arial"/>
            <w:sz w:val="20"/>
            <w:szCs w:val="20"/>
          </w:rPr>
          <w:t>fonte</w:t>
        </w:r>
        <w:proofErr w:type="gramEnd"/>
        <w:r w:rsidRPr="005F5340">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HYPERLINK "http://automoveiseletricos.blogspot.com.br/2015/05/como-se-constituem-e-operam-os-motores.html"</w:instrText>
        </w:r>
        <w:r>
          <w:rPr>
            <w:rFonts w:ascii="Arial" w:hAnsi="Arial" w:cs="Arial"/>
            <w:sz w:val="20"/>
            <w:szCs w:val="20"/>
          </w:rPr>
        </w:r>
        <w:r>
          <w:rPr>
            <w:rFonts w:ascii="Arial" w:hAnsi="Arial" w:cs="Arial"/>
            <w:sz w:val="20"/>
            <w:szCs w:val="20"/>
          </w:rPr>
          <w:fldChar w:fldCharType="separate"/>
        </w:r>
        <w:r w:rsidRPr="007F118A">
          <w:t>http://automoveiseletricos.blogspot.com.br/2015/05/como-se-constituem-e-operam-os-motores.html</w:t>
        </w:r>
        <w:r>
          <w:rPr>
            <w:rFonts w:ascii="Arial" w:hAnsi="Arial" w:cs="Arial"/>
            <w:sz w:val="20"/>
            <w:szCs w:val="20"/>
          </w:rPr>
          <w:fldChar w:fldCharType="end"/>
        </w:r>
        <w:r>
          <w:rPr>
            <w:rFonts w:ascii="Arial" w:hAnsi="Arial" w:cs="Arial"/>
            <w:sz w:val="20"/>
            <w:szCs w:val="20"/>
          </w:rPr>
          <w:t xml:space="preserve"> </w:t>
        </w:r>
        <w:r w:rsidRPr="005F5340">
          <w:rPr>
            <w:rFonts w:ascii="Arial" w:hAnsi="Arial" w:cs="Arial"/>
            <w:sz w:val="20"/>
            <w:szCs w:val="20"/>
          </w:rPr>
          <w:t>acessado em 10/2016)</w:t>
        </w:r>
      </w:ins>
    </w:p>
    <w:p w:rsidR="00C14A04" w:rsidRDefault="00C14A04" w:rsidP="00837121">
      <w:pPr>
        <w:pStyle w:val="Legenda"/>
        <w:jc w:val="center"/>
        <w:rPr>
          <w:ins w:id="554" w:author="Adam" w:date="2016-11-28T19:11:00Z"/>
        </w:rPr>
        <w:pPrChange w:id="555" w:author="Adam" w:date="2016-11-28T19:39:00Z">
          <w:pPr>
            <w:spacing w:line="360" w:lineRule="auto"/>
            <w:ind w:firstLine="708"/>
            <w:jc w:val="center"/>
          </w:pPr>
        </w:pPrChange>
      </w:pPr>
    </w:p>
    <w:p w:rsidR="0009147F" w:rsidDel="00C14A04" w:rsidRDefault="0009147F" w:rsidP="00C14A04">
      <w:pPr>
        <w:pStyle w:val="Legenda"/>
        <w:jc w:val="center"/>
        <w:rPr>
          <w:del w:id="556" w:author="Adam" w:date="2016-11-28T19:11:00Z"/>
          <w:rFonts w:ascii="Arial" w:hAnsi="Arial" w:cs="Arial"/>
          <w:sz w:val="24"/>
          <w:szCs w:val="24"/>
        </w:rPr>
        <w:pPrChange w:id="557" w:author="Adam" w:date="2016-11-28T19:11:00Z">
          <w:pPr>
            <w:spacing w:line="360" w:lineRule="auto"/>
            <w:ind w:firstLine="708"/>
            <w:jc w:val="center"/>
          </w:pPr>
        </w:pPrChange>
      </w:pPr>
    </w:p>
    <w:p w:rsidR="0009147F" w:rsidRPr="005F5340" w:rsidDel="00C14A04" w:rsidRDefault="0009147F" w:rsidP="00C14A04">
      <w:pPr>
        <w:pStyle w:val="SemEspaamento"/>
        <w:jc w:val="center"/>
        <w:rPr>
          <w:del w:id="558" w:author="Adam" w:date="2016-11-28T19:11:00Z"/>
          <w:rFonts w:ascii="Arial" w:hAnsi="Arial" w:cs="Arial"/>
          <w:sz w:val="20"/>
          <w:szCs w:val="20"/>
        </w:rPr>
        <w:pPrChange w:id="559" w:author="Adam" w:date="2016-11-28T19:11:00Z">
          <w:pPr>
            <w:pStyle w:val="SemEspaamento"/>
            <w:jc w:val="center"/>
          </w:pPr>
        </w:pPrChange>
      </w:pPr>
      <w:del w:id="560" w:author="Adam" w:date="2016-11-28T19:11:00Z">
        <w:r w:rsidDel="00C14A04">
          <w:rPr>
            <w:rFonts w:ascii="Arial" w:hAnsi="Arial" w:cs="Arial"/>
            <w:sz w:val="20"/>
            <w:szCs w:val="20"/>
          </w:rPr>
          <w:delText>Figura 7</w:delText>
        </w:r>
        <w:r w:rsidRPr="005F5340" w:rsidDel="00C14A04">
          <w:rPr>
            <w:rFonts w:ascii="Arial" w:hAnsi="Arial" w:cs="Arial"/>
            <w:sz w:val="20"/>
            <w:szCs w:val="20"/>
          </w:rPr>
          <w:delText>:</w:delText>
        </w:r>
      </w:del>
      <w:del w:id="561" w:author="Adam" w:date="2016-11-28T19:39:00Z">
        <w:r w:rsidRPr="005F5340" w:rsidDel="00837121">
          <w:rPr>
            <w:rFonts w:ascii="Arial" w:hAnsi="Arial" w:cs="Arial"/>
            <w:sz w:val="20"/>
            <w:szCs w:val="20"/>
          </w:rPr>
          <w:delText xml:space="preserve"> </w:delText>
        </w:r>
      </w:del>
      <w:del w:id="562" w:author="Adam" w:date="2016-11-28T19:11:00Z">
        <w:r w:rsidDel="00C14A04">
          <w:rPr>
            <w:rFonts w:ascii="Arial" w:hAnsi="Arial" w:cs="Arial"/>
            <w:sz w:val="20"/>
            <w:szCs w:val="20"/>
          </w:rPr>
          <w:delText>Vista em Corte do Motor CC</w:delText>
        </w:r>
      </w:del>
    </w:p>
    <w:p w:rsidR="0009147F" w:rsidRPr="005F5340" w:rsidDel="00837121" w:rsidRDefault="0009147F" w:rsidP="00C14A04">
      <w:pPr>
        <w:pStyle w:val="SemEspaamento"/>
        <w:jc w:val="center"/>
        <w:rPr>
          <w:del w:id="563" w:author="Adam" w:date="2016-11-28T19:39:00Z"/>
          <w:rFonts w:ascii="Arial" w:hAnsi="Arial" w:cs="Arial"/>
          <w:sz w:val="20"/>
          <w:szCs w:val="20"/>
        </w:rPr>
      </w:pPr>
      <w:del w:id="564" w:author="Adam" w:date="2016-11-28T19:11:00Z">
        <w:r w:rsidRPr="005F5340" w:rsidDel="00C14A04">
          <w:rPr>
            <w:rFonts w:ascii="Arial" w:hAnsi="Arial" w:cs="Arial"/>
            <w:sz w:val="20"/>
            <w:szCs w:val="20"/>
          </w:rPr>
          <w:delText xml:space="preserve">(fonte: </w:delText>
        </w:r>
      </w:del>
      <w:del w:id="565" w:author="Adam" w:date="2016-11-28T19:10:00Z">
        <w:r w:rsidRPr="00C14A04" w:rsidDel="00C14A04">
          <w:rPr>
            <w:rFonts w:ascii="Arial" w:hAnsi="Arial" w:cs="Arial"/>
            <w:sz w:val="20"/>
            <w:szCs w:val="20"/>
            <w:rPrChange w:id="566" w:author="Adam" w:date="2016-11-28T19:10:00Z">
              <w:rPr>
                <w:rStyle w:val="Hyperlink"/>
                <w:rFonts w:ascii="Arial" w:hAnsi="Arial" w:cs="Arial"/>
                <w:sz w:val="20"/>
                <w:szCs w:val="20"/>
              </w:rPr>
            </w:rPrChange>
          </w:rPr>
          <w:delText>http://pt.slideshare.net/Brasileiro1/ocra</w:delText>
        </w:r>
        <w:r w:rsidRPr="005F5340" w:rsidDel="00C14A04">
          <w:rPr>
            <w:rFonts w:ascii="Arial" w:hAnsi="Arial" w:cs="Arial"/>
            <w:sz w:val="20"/>
            <w:szCs w:val="20"/>
          </w:rPr>
          <w:delText xml:space="preserve"> </w:delText>
        </w:r>
      </w:del>
      <w:del w:id="567" w:author="Adam" w:date="2016-11-28T19:11:00Z">
        <w:r w:rsidRPr="005F5340" w:rsidDel="00C14A04">
          <w:rPr>
            <w:rFonts w:ascii="Arial" w:hAnsi="Arial" w:cs="Arial"/>
            <w:sz w:val="20"/>
            <w:szCs w:val="20"/>
          </w:rPr>
          <w:delText>acessado em 10/2016)</w:delText>
        </w:r>
      </w:del>
    </w:p>
    <w:p w:rsidR="0009147F" w:rsidRDefault="0009147F" w:rsidP="00837121">
      <w:pPr>
        <w:spacing w:line="360" w:lineRule="auto"/>
        <w:jc w:val="both"/>
        <w:rPr>
          <w:rFonts w:ascii="Arial" w:hAnsi="Arial" w:cs="Arial"/>
          <w:sz w:val="24"/>
          <w:szCs w:val="24"/>
        </w:rPr>
        <w:pPrChange w:id="568" w:author="Adam" w:date="2016-11-28T19:39:00Z">
          <w:pPr>
            <w:spacing w:line="360" w:lineRule="auto"/>
            <w:ind w:firstLine="708"/>
            <w:jc w:val="both"/>
          </w:pPr>
        </w:pPrChange>
      </w:pPr>
    </w:p>
    <w:p w:rsidR="0009147F" w:rsidRPr="00C70B24" w:rsidRDefault="0009147F" w:rsidP="008E1D34">
      <w:pPr>
        <w:spacing w:line="360" w:lineRule="auto"/>
        <w:ind w:firstLine="708"/>
        <w:jc w:val="both"/>
        <w:rPr>
          <w:rFonts w:ascii="Arial" w:hAnsi="Arial" w:cs="Arial"/>
          <w:sz w:val="24"/>
          <w:szCs w:val="24"/>
        </w:rPr>
      </w:pPr>
      <w:r w:rsidRPr="00C70B24">
        <w:rPr>
          <w:rFonts w:ascii="Arial" w:hAnsi="Arial" w:cs="Arial"/>
          <w:sz w:val="24"/>
          <w:szCs w:val="24"/>
        </w:rPr>
        <w:t xml:space="preserve">Segundo </w:t>
      </w:r>
      <w:r w:rsidRPr="00AD46A9">
        <w:rPr>
          <w:rFonts w:ascii="Arial" w:hAnsi="Arial" w:cs="Arial"/>
          <w:sz w:val="24"/>
          <w:szCs w:val="24"/>
        </w:rPr>
        <w:t>IRVING(</w:t>
      </w:r>
      <w:proofErr w:type="gramStart"/>
      <w:r w:rsidRPr="00AD46A9">
        <w:rPr>
          <w:rFonts w:ascii="Arial" w:hAnsi="Arial" w:cs="Arial"/>
          <w:sz w:val="24"/>
          <w:szCs w:val="24"/>
        </w:rPr>
        <w:t>2006)</w:t>
      </w:r>
      <w:r w:rsidRPr="00785D04">
        <w:rPr>
          <w:rFonts w:ascii="Arial" w:hAnsi="Arial" w:cs="Arial"/>
          <w:sz w:val="24"/>
          <w:szCs w:val="24"/>
          <w:highlight w:val="yellow"/>
        </w:rPr>
        <w:t>[</w:t>
      </w:r>
      <w:proofErr w:type="gramEnd"/>
      <w:r>
        <w:rPr>
          <w:rFonts w:ascii="Arial" w:hAnsi="Arial" w:cs="Arial"/>
          <w:sz w:val="24"/>
          <w:szCs w:val="24"/>
          <w:highlight w:val="yellow"/>
        </w:rPr>
        <w:t>16</w:t>
      </w:r>
      <w:r w:rsidRPr="00785D04">
        <w:rPr>
          <w:rFonts w:ascii="Arial" w:hAnsi="Arial" w:cs="Arial"/>
          <w:sz w:val="24"/>
          <w:szCs w:val="24"/>
          <w:highlight w:val="yellow"/>
        </w:rPr>
        <w:t>]</w:t>
      </w:r>
      <w:r w:rsidRPr="00C70B24">
        <w:rPr>
          <w:rFonts w:ascii="Arial" w:hAnsi="Arial" w:cs="Arial"/>
          <w:sz w:val="24"/>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ins w:id="569" w:author="Adam" w:date="2016-11-28T19:54:00Z">
        <w:r w:rsidR="003011D6">
          <w:rPr>
            <w:rFonts w:ascii="Arial" w:hAnsi="Arial" w:cs="Arial"/>
            <w:sz w:val="24"/>
            <w:szCs w:val="24"/>
          </w:rPr>
          <w:t>,</w:t>
        </w:r>
      </w:ins>
      <w:r w:rsidRPr="00C70B24">
        <w:rPr>
          <w:rFonts w:ascii="Arial" w:hAnsi="Arial" w:cs="Arial"/>
          <w:sz w:val="24"/>
          <w:szCs w:val="24"/>
        </w:rPr>
        <w:t xml:space="preserve"> e com os enrolamentos de campo, com poucas espiras de fio grosso ou muitas espiras de fio fino, produzem fluxo magnético, com seus p</w:t>
      </w:r>
      <w:ins w:id="570" w:author="Adam" w:date="2016-11-28T19:54:00Z">
        <w:r w:rsidR="003011D6">
          <w:rPr>
            <w:rFonts w:ascii="Arial" w:hAnsi="Arial" w:cs="Arial"/>
            <w:sz w:val="24"/>
            <w:szCs w:val="24"/>
          </w:rPr>
          <w:t>o</w:t>
        </w:r>
      </w:ins>
      <w:del w:id="571" w:author="Adam" w:date="2016-11-28T19:54:00Z">
        <w:r w:rsidRPr="00C70B24" w:rsidDel="003011D6">
          <w:rPr>
            <w:rFonts w:ascii="Arial" w:hAnsi="Arial" w:cs="Arial"/>
            <w:sz w:val="24"/>
            <w:szCs w:val="24"/>
          </w:rPr>
          <w:delText>ó</w:delText>
        </w:r>
      </w:del>
      <w:r w:rsidRPr="00C70B24">
        <w:rPr>
          <w:rFonts w:ascii="Arial" w:hAnsi="Arial" w:cs="Arial"/>
          <w:sz w:val="24"/>
          <w:szCs w:val="24"/>
        </w:rPr>
        <w:t>los e escovas que servem de suporte e caminho para o campo magnético e permitem alimentar a armadura em movimento, respectivamente. A figura 8 demonstra os detalhes construtivos do Rotor.</w:t>
      </w:r>
    </w:p>
    <w:p w:rsidR="007A6111" w:rsidRPr="007A6111" w:rsidDel="00C14A04" w:rsidRDefault="007A6111" w:rsidP="007A6111">
      <w:pPr>
        <w:spacing w:line="360" w:lineRule="auto"/>
        <w:ind w:firstLine="708"/>
        <w:jc w:val="both"/>
        <w:rPr>
          <w:del w:id="572" w:author="Adam" w:date="2016-11-28T19:12:00Z"/>
          <w:rFonts w:ascii="Arial" w:hAnsi="Arial" w:cs="Arial"/>
          <w:color w:val="FF0000"/>
          <w:sz w:val="24"/>
          <w:szCs w:val="24"/>
        </w:rPr>
      </w:pPr>
      <w:del w:id="573" w:author="Adam" w:date="2016-11-28T19:12:00Z">
        <w:r w:rsidRPr="007A6111" w:rsidDel="00C14A04">
          <w:rPr>
            <w:rFonts w:ascii="Arial" w:hAnsi="Arial" w:cs="Arial"/>
            <w:color w:val="FF0000"/>
            <w:sz w:val="24"/>
            <w:szCs w:val="24"/>
          </w:rPr>
          <w:delText>&lt;editar figura</w:delText>
        </w:r>
        <w:r w:rsidDel="00C14A04">
          <w:rPr>
            <w:rFonts w:ascii="Arial" w:hAnsi="Arial" w:cs="Arial"/>
            <w:color w:val="FF0000"/>
            <w:sz w:val="24"/>
            <w:szCs w:val="24"/>
          </w:rPr>
          <w:delText xml:space="preserve"> Prof Perícles falou que a legenda esta pequena</w:delText>
        </w:r>
        <w:r w:rsidRPr="007A6111" w:rsidDel="00C14A04">
          <w:rPr>
            <w:rFonts w:ascii="Arial" w:hAnsi="Arial" w:cs="Arial"/>
            <w:color w:val="FF0000"/>
            <w:sz w:val="24"/>
            <w:szCs w:val="24"/>
          </w:rPr>
          <w:delText>&gt;</w:delText>
        </w:r>
      </w:del>
    </w:p>
    <w:p w:rsidR="0009147F" w:rsidRDefault="0009147F" w:rsidP="008E1D34">
      <w:pPr>
        <w:spacing w:line="360" w:lineRule="auto"/>
        <w:ind w:firstLine="708"/>
        <w:jc w:val="both"/>
        <w:rPr>
          <w:rFonts w:ascii="Arial" w:hAnsi="Arial" w:cs="Arial"/>
          <w:noProof/>
          <w:sz w:val="24"/>
          <w:szCs w:val="24"/>
        </w:rPr>
      </w:pPr>
    </w:p>
    <w:p w:rsidR="008B290E" w:rsidRDefault="00EC6740" w:rsidP="008B290E">
      <w:pPr>
        <w:keepNext/>
        <w:spacing w:line="360" w:lineRule="auto"/>
        <w:ind w:firstLine="708"/>
        <w:jc w:val="both"/>
        <w:rPr>
          <w:ins w:id="574" w:author="Adam" w:date="2016-11-28T20:23:00Z"/>
        </w:rPr>
        <w:pPrChange w:id="575" w:author="Adam" w:date="2016-11-28T20:23:00Z">
          <w:pPr>
            <w:spacing w:line="360" w:lineRule="auto"/>
            <w:ind w:firstLine="708"/>
            <w:jc w:val="both"/>
          </w:pPr>
        </w:pPrChange>
      </w:pPr>
      <w:del w:id="576" w:author="Adam" w:date="2016-11-28T20:23:00Z">
        <w:r w:rsidDel="008B290E">
          <w:rPr>
            <w:rFonts w:ascii="Arial" w:hAnsi="Arial" w:cs="Arial"/>
            <w:noProof/>
            <w:sz w:val="24"/>
            <w:szCs w:val="24"/>
            <w:lang w:eastAsia="pt-BR"/>
          </w:rPr>
          <w:lastRenderedPageBreak/>
          <w:drawing>
            <wp:inline distT="0" distB="0" distL="0" distR="0" wp14:anchorId="00533F55" wp14:editId="14B13E61">
              <wp:extent cx="4826635" cy="2901950"/>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6635" cy="2901950"/>
                      </a:xfrm>
                      <a:prstGeom prst="rect">
                        <a:avLst/>
                      </a:prstGeom>
                      <a:noFill/>
                      <a:ln>
                        <a:noFill/>
                      </a:ln>
                    </pic:spPr>
                  </pic:pic>
                </a:graphicData>
              </a:graphic>
            </wp:inline>
          </w:drawing>
        </w:r>
      </w:del>
      <w:ins w:id="577" w:author="Adam" w:date="2016-11-28T20:23:00Z">
        <w:r w:rsidR="008B290E" w:rsidRPr="008B290E">
          <w:rPr>
            <w:rFonts w:ascii="Arial" w:hAnsi="Arial" w:cs="Arial"/>
            <w:sz w:val="24"/>
            <w:szCs w:val="24"/>
          </w:rPr>
          <w:drawing>
            <wp:inline distT="0" distB="0" distL="0" distR="0" wp14:anchorId="6EB2BFF1" wp14:editId="5A7A6B4E">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3258005"/>
                      </a:xfrm>
                      <a:prstGeom prst="rect">
                        <a:avLst/>
                      </a:prstGeom>
                    </pic:spPr>
                  </pic:pic>
                </a:graphicData>
              </a:graphic>
            </wp:inline>
          </w:drawing>
        </w:r>
      </w:ins>
    </w:p>
    <w:p w:rsidR="0009147F" w:rsidRPr="008B290E" w:rsidDel="00416DC7" w:rsidRDefault="008B290E" w:rsidP="008B290E">
      <w:pPr>
        <w:pStyle w:val="SemEspaamento"/>
        <w:jc w:val="center"/>
        <w:rPr>
          <w:del w:id="578" w:author="Adam" w:date="2016-11-28T20:24:00Z"/>
          <w:rFonts w:ascii="Arial" w:hAnsi="Arial" w:cs="Arial"/>
          <w:sz w:val="20"/>
          <w:szCs w:val="20"/>
          <w:rPrChange w:id="579" w:author="Adam" w:date="2016-11-28T20:23:00Z">
            <w:rPr>
              <w:del w:id="580" w:author="Adam" w:date="2016-11-28T20:24:00Z"/>
              <w:rFonts w:ascii="Arial" w:hAnsi="Arial" w:cs="Arial"/>
              <w:sz w:val="24"/>
              <w:szCs w:val="24"/>
            </w:rPr>
          </w:rPrChange>
        </w:rPr>
        <w:pPrChange w:id="581" w:author="Adam" w:date="2016-11-28T20:23:00Z">
          <w:pPr>
            <w:spacing w:line="360" w:lineRule="auto"/>
            <w:ind w:firstLine="708"/>
            <w:jc w:val="both"/>
          </w:pPr>
        </w:pPrChange>
      </w:pPr>
      <w:bookmarkStart w:id="582" w:name="_Ref468128984"/>
      <w:ins w:id="583" w:author="Adam" w:date="2016-11-28T20:23:00Z">
        <w:r w:rsidRPr="008B290E">
          <w:rPr>
            <w:rFonts w:ascii="Arial" w:hAnsi="Arial" w:cs="Arial"/>
            <w:sz w:val="20"/>
            <w:szCs w:val="20"/>
            <w:rPrChange w:id="584" w:author="Adam" w:date="2016-11-28T20:23:00Z">
              <w:rPr/>
            </w:rPrChange>
          </w:rPr>
          <w:t xml:space="preserve">Figura </w:t>
        </w:r>
        <w:r w:rsidRPr="008B290E">
          <w:rPr>
            <w:rFonts w:ascii="Arial" w:hAnsi="Arial" w:cs="Arial"/>
            <w:sz w:val="20"/>
            <w:szCs w:val="20"/>
            <w:rPrChange w:id="585" w:author="Adam" w:date="2016-11-28T20:23:00Z">
              <w:rPr/>
            </w:rPrChange>
          </w:rPr>
          <w:fldChar w:fldCharType="begin"/>
        </w:r>
        <w:r w:rsidRPr="008B290E">
          <w:rPr>
            <w:rFonts w:ascii="Arial" w:hAnsi="Arial" w:cs="Arial"/>
            <w:sz w:val="20"/>
            <w:szCs w:val="20"/>
            <w:rPrChange w:id="586" w:author="Adam" w:date="2016-11-28T20:23:00Z">
              <w:rPr/>
            </w:rPrChange>
          </w:rPr>
          <w:instrText xml:space="preserve"> SEQ Figura \* ARABIC </w:instrText>
        </w:r>
      </w:ins>
      <w:r w:rsidRPr="008B290E">
        <w:rPr>
          <w:rFonts w:ascii="Arial" w:hAnsi="Arial" w:cs="Arial"/>
          <w:sz w:val="20"/>
          <w:szCs w:val="20"/>
          <w:rPrChange w:id="587" w:author="Adam" w:date="2016-11-28T20:23:00Z">
            <w:rPr/>
          </w:rPrChange>
        </w:rPr>
        <w:fldChar w:fldCharType="separate"/>
      </w:r>
      <w:ins w:id="588" w:author="Adam" w:date="2016-11-28T21:01:00Z">
        <w:r w:rsidR="00842E3D">
          <w:rPr>
            <w:rFonts w:ascii="Arial" w:hAnsi="Arial" w:cs="Arial"/>
            <w:noProof/>
            <w:sz w:val="20"/>
            <w:szCs w:val="20"/>
          </w:rPr>
          <w:t>9</w:t>
        </w:r>
      </w:ins>
      <w:ins w:id="589" w:author="Adam" w:date="2016-11-28T20:23:00Z">
        <w:r w:rsidRPr="008B290E">
          <w:rPr>
            <w:rFonts w:ascii="Arial" w:hAnsi="Arial" w:cs="Arial"/>
            <w:sz w:val="20"/>
            <w:szCs w:val="20"/>
            <w:rPrChange w:id="590" w:author="Adam" w:date="2016-11-28T20:23:00Z">
              <w:rPr/>
            </w:rPrChange>
          </w:rPr>
          <w:fldChar w:fldCharType="end"/>
        </w:r>
        <w:bookmarkEnd w:id="582"/>
        <w:r w:rsidRPr="008B290E">
          <w:rPr>
            <w:rFonts w:ascii="Arial" w:hAnsi="Arial" w:cs="Arial"/>
            <w:sz w:val="20"/>
            <w:szCs w:val="20"/>
            <w:rPrChange w:id="591" w:author="Adam" w:date="2016-11-28T20:23:00Z">
              <w:rPr/>
            </w:rPrChange>
          </w:rPr>
          <w:t xml:space="preserve"> - </w:t>
        </w:r>
        <w:r w:rsidRPr="00313EA3">
          <w:rPr>
            <w:rFonts w:ascii="Arial" w:hAnsi="Arial" w:cs="Arial"/>
            <w:sz w:val="20"/>
            <w:szCs w:val="20"/>
          </w:rPr>
          <w:t>Detalhes Construtivos do Rotor</w:t>
        </w:r>
      </w:ins>
    </w:p>
    <w:p w:rsidR="0009147F" w:rsidRPr="00313EA3" w:rsidDel="00416DC7" w:rsidRDefault="0009147F" w:rsidP="008E1D34">
      <w:pPr>
        <w:pStyle w:val="SemEspaamento"/>
        <w:jc w:val="center"/>
        <w:rPr>
          <w:del w:id="592" w:author="Adam" w:date="2016-11-28T20:24:00Z"/>
          <w:rFonts w:ascii="Arial" w:hAnsi="Arial" w:cs="Arial"/>
          <w:sz w:val="20"/>
          <w:szCs w:val="20"/>
        </w:rPr>
      </w:pPr>
      <w:del w:id="593" w:author="Adam" w:date="2016-11-28T20:24:00Z">
        <w:r w:rsidRPr="00313EA3" w:rsidDel="00416DC7">
          <w:rPr>
            <w:rFonts w:ascii="Arial" w:hAnsi="Arial" w:cs="Arial"/>
            <w:sz w:val="20"/>
            <w:szCs w:val="20"/>
          </w:rPr>
          <w:delText>Figura 8: Detalhes Construtivos do Rotor</w:delText>
        </w:r>
      </w:del>
    </w:p>
    <w:p w:rsidR="00416DC7" w:rsidRDefault="00416DC7" w:rsidP="008E1D34">
      <w:pPr>
        <w:pStyle w:val="SemEspaamento"/>
        <w:jc w:val="center"/>
        <w:rPr>
          <w:ins w:id="594" w:author="Adam" w:date="2016-11-28T20:24:00Z"/>
          <w:rFonts w:ascii="Arial" w:hAnsi="Arial" w:cs="Arial"/>
          <w:sz w:val="20"/>
          <w:szCs w:val="20"/>
        </w:rPr>
      </w:pPr>
    </w:p>
    <w:p w:rsidR="0009147F" w:rsidRPr="00313EA3" w:rsidRDefault="0009147F" w:rsidP="008E1D34">
      <w:pPr>
        <w:pStyle w:val="SemEspaamento"/>
        <w:jc w:val="center"/>
        <w:rPr>
          <w:rFonts w:ascii="Arial" w:hAnsi="Arial" w:cs="Arial"/>
          <w:color w:val="006621"/>
          <w:sz w:val="20"/>
          <w:szCs w:val="20"/>
        </w:rPr>
      </w:pPr>
      <w:r w:rsidRPr="00313EA3">
        <w:rPr>
          <w:rFonts w:ascii="Arial" w:hAnsi="Arial" w:cs="Arial"/>
          <w:sz w:val="20"/>
          <w:szCs w:val="20"/>
        </w:rPr>
        <w:t>(</w:t>
      </w:r>
      <w:proofErr w:type="gramStart"/>
      <w:r w:rsidRPr="00313EA3">
        <w:rPr>
          <w:rFonts w:ascii="Arial" w:hAnsi="Arial" w:cs="Arial"/>
          <w:sz w:val="20"/>
          <w:szCs w:val="20"/>
        </w:rPr>
        <w:t>fonte</w:t>
      </w:r>
      <w:proofErr w:type="gramEnd"/>
      <w:r w:rsidRPr="00313EA3">
        <w:rPr>
          <w:rFonts w:ascii="Arial" w:hAnsi="Arial" w:cs="Arial"/>
          <w:sz w:val="20"/>
          <w:szCs w:val="20"/>
        </w:rPr>
        <w:t xml:space="preserve">: </w:t>
      </w:r>
      <w:ins w:id="595" w:author="Adam" w:date="2016-11-28T20:23:00Z">
        <w:r w:rsidR="008B290E" w:rsidRPr="008B290E">
          <w:rPr>
            <w:rFonts w:ascii="Arial" w:hAnsi="Arial" w:cs="Arial"/>
            <w:sz w:val="20"/>
            <w:szCs w:val="20"/>
          </w:rPr>
          <w:t>http://docplayer.com.br/11436415-Motores-eletricos-principios-e-</w:t>
        </w:r>
      </w:ins>
      <w:ins w:id="596" w:author="Adam" w:date="2016-11-28T20:24:00Z">
        <w:r w:rsidR="008B290E">
          <w:rPr>
            <w:rFonts w:ascii="Arial" w:hAnsi="Arial" w:cs="Arial"/>
            <w:sz w:val="20"/>
            <w:szCs w:val="20"/>
          </w:rPr>
          <w:fldChar w:fldCharType="begin"/>
        </w:r>
        <w:r w:rsidR="008B290E">
          <w:rPr>
            <w:rFonts w:ascii="Arial" w:hAnsi="Arial" w:cs="Arial"/>
            <w:sz w:val="20"/>
            <w:szCs w:val="20"/>
          </w:rPr>
          <w:instrText xml:space="preserve"> HYPERLINK "http://docplayer.com.br/11436415-Motores-eletricos-principios-e-fundamentos.html" </w:instrText>
        </w:r>
        <w:r w:rsidR="008B290E">
          <w:rPr>
            <w:rFonts w:ascii="Arial" w:hAnsi="Arial" w:cs="Arial"/>
            <w:sz w:val="20"/>
            <w:szCs w:val="20"/>
          </w:rPr>
        </w:r>
        <w:r w:rsidR="008B290E">
          <w:rPr>
            <w:rFonts w:ascii="Arial" w:hAnsi="Arial" w:cs="Arial"/>
            <w:sz w:val="20"/>
            <w:szCs w:val="20"/>
          </w:rPr>
          <w:fldChar w:fldCharType="separate"/>
        </w:r>
        <w:r w:rsidR="008B290E" w:rsidRPr="008B290E">
          <w:rPr>
            <w:rStyle w:val="Hyperlink"/>
            <w:rFonts w:ascii="Arial" w:hAnsi="Arial" w:cs="Arial"/>
            <w:sz w:val="20"/>
            <w:szCs w:val="20"/>
          </w:rPr>
          <w:t>fundamentos</w:t>
        </w:r>
        <w:r w:rsidR="008B290E">
          <w:rPr>
            <w:rFonts w:ascii="Arial" w:hAnsi="Arial" w:cs="Arial"/>
            <w:sz w:val="20"/>
            <w:szCs w:val="20"/>
          </w:rPr>
          <w:fldChar w:fldCharType="end"/>
        </w:r>
      </w:ins>
      <w:ins w:id="597" w:author="Adam" w:date="2016-11-28T20:23:00Z">
        <w:r w:rsidR="008B290E" w:rsidRPr="008B290E">
          <w:rPr>
            <w:rFonts w:ascii="Arial" w:hAnsi="Arial" w:cs="Arial"/>
            <w:sz w:val="20"/>
            <w:szCs w:val="20"/>
          </w:rPr>
          <w:t>.html</w:t>
        </w:r>
        <w:r w:rsidR="008B290E" w:rsidRPr="008B290E" w:rsidDel="008B290E">
          <w:rPr>
            <w:rFonts w:ascii="Arial" w:hAnsi="Arial" w:cs="Arial"/>
            <w:sz w:val="20"/>
            <w:szCs w:val="20"/>
          </w:rPr>
          <w:t xml:space="preserve"> </w:t>
        </w:r>
        <w:r w:rsidR="008B290E">
          <w:rPr>
            <w:rFonts w:ascii="Arial" w:hAnsi="Arial" w:cs="Arial"/>
            <w:sz w:val="20"/>
            <w:szCs w:val="20"/>
          </w:rPr>
          <w:t xml:space="preserve"> </w:t>
        </w:r>
      </w:ins>
      <w:del w:id="598" w:author="Adam" w:date="2016-11-28T20:23:00Z">
        <w:r w:rsidR="00E44D2F" w:rsidDel="008B290E">
          <w:fldChar w:fldCharType="begin"/>
        </w:r>
        <w:r w:rsidR="00E44D2F" w:rsidDel="008B290E">
          <w:delInstrText xml:space="preserve"> HYPERLINK "https://disciplinas.stoa.usp.br/mod/resource/view.php?id=210840" </w:delInstrText>
        </w:r>
        <w:r w:rsidR="00E44D2F" w:rsidDel="008B290E">
          <w:fldChar w:fldCharType="separate"/>
        </w:r>
        <w:r w:rsidRPr="00760DCD" w:rsidDel="008B290E">
          <w:rPr>
            <w:rStyle w:val="Hyperlink"/>
            <w:rFonts w:ascii="Arial" w:hAnsi="Arial" w:cs="Arial"/>
            <w:sz w:val="20"/>
            <w:szCs w:val="20"/>
          </w:rPr>
          <w:delText>https://disciplinas.stoa.usp.br/mod/resource/view.php?id=210840</w:delText>
        </w:r>
        <w:r w:rsidR="00E44D2F" w:rsidDel="008B290E">
          <w:rPr>
            <w:rStyle w:val="Hyperlink"/>
            <w:rFonts w:ascii="Arial" w:hAnsi="Arial" w:cs="Arial"/>
            <w:sz w:val="20"/>
            <w:szCs w:val="20"/>
          </w:rPr>
          <w:fldChar w:fldCharType="end"/>
        </w:r>
      </w:del>
      <w:r w:rsidRPr="00313EA3">
        <w:rPr>
          <w:rFonts w:ascii="Arial" w:hAnsi="Arial" w:cs="Arial"/>
          <w:sz w:val="20"/>
          <w:szCs w:val="20"/>
        </w:rPr>
        <w:t>acessado em 10/2016)</w:t>
      </w:r>
    </w:p>
    <w:p w:rsidR="0009147F" w:rsidRPr="00584BA1" w:rsidRDefault="0009147F" w:rsidP="008E1D34">
      <w:pPr>
        <w:spacing w:line="360" w:lineRule="auto"/>
        <w:ind w:firstLine="708"/>
        <w:jc w:val="both"/>
        <w:rPr>
          <w:rFonts w:ascii="Arial" w:hAnsi="Arial" w:cs="Arial"/>
          <w:sz w:val="24"/>
          <w:szCs w:val="24"/>
        </w:rPr>
      </w:pPr>
    </w:p>
    <w:p w:rsidR="00CB7562" w:rsidRDefault="00CB7562" w:rsidP="008E1D34">
      <w:pPr>
        <w:spacing w:before="240" w:line="360" w:lineRule="auto"/>
        <w:ind w:firstLine="708"/>
        <w:jc w:val="both"/>
        <w:rPr>
          <w:ins w:id="599" w:author="Adam" w:date="2016-11-28T20:28:00Z"/>
          <w:rFonts w:ascii="Arial" w:hAnsi="Arial" w:cs="Arial"/>
          <w:sz w:val="24"/>
          <w:szCs w:val="24"/>
        </w:rPr>
      </w:pPr>
      <w:ins w:id="600" w:author="Adam" w:date="2016-11-28T20:28:00Z">
        <w:r>
          <w:rPr>
            <w:rFonts w:ascii="Arial" w:hAnsi="Arial" w:cs="Arial"/>
            <w:sz w:val="24"/>
            <w:szCs w:val="24"/>
          </w:rPr>
          <w:t xml:space="preserve">TAMBÉM NÃO </w:t>
        </w:r>
        <w:proofErr w:type="gramStart"/>
        <w:r>
          <w:rPr>
            <w:rFonts w:ascii="Arial" w:hAnsi="Arial" w:cs="Arial"/>
            <w:sz w:val="24"/>
            <w:szCs w:val="24"/>
          </w:rPr>
          <w:t>ENTENDI..</w:t>
        </w:r>
        <w:proofErr w:type="gramEnd"/>
      </w:ins>
    </w:p>
    <w:p w:rsidR="0009147F" w:rsidRPr="00CB7562" w:rsidRDefault="0009147F" w:rsidP="008E1D34">
      <w:pPr>
        <w:spacing w:before="240" w:line="360" w:lineRule="auto"/>
        <w:ind w:firstLine="708"/>
        <w:jc w:val="both"/>
        <w:rPr>
          <w:rFonts w:ascii="Arial" w:hAnsi="Arial" w:cs="Arial"/>
          <w:sz w:val="24"/>
          <w:szCs w:val="24"/>
          <w:highlight w:val="yellow"/>
          <w:rPrChange w:id="601" w:author="Adam" w:date="2016-11-28T20:28:00Z">
            <w:rPr>
              <w:rFonts w:ascii="Arial" w:hAnsi="Arial" w:cs="Arial"/>
              <w:sz w:val="24"/>
              <w:szCs w:val="24"/>
            </w:rPr>
          </w:rPrChange>
        </w:rPr>
      </w:pPr>
      <w:r w:rsidRPr="00CB7562">
        <w:rPr>
          <w:rFonts w:ascii="Arial" w:hAnsi="Arial" w:cs="Arial"/>
          <w:sz w:val="24"/>
          <w:szCs w:val="24"/>
          <w:highlight w:val="yellow"/>
          <w:rPrChange w:id="602" w:author="Adam" w:date="2016-11-28T20:28:00Z">
            <w:rPr>
              <w:rFonts w:ascii="Arial" w:hAnsi="Arial" w:cs="Arial"/>
              <w:sz w:val="24"/>
              <w:szCs w:val="24"/>
            </w:rPr>
          </w:rPrChange>
        </w:rPr>
        <w:t>Para iniciar o dimensionamento de um motor CC, se faz</w:t>
      </w:r>
      <w:r w:rsidR="007A6111" w:rsidRPr="00CB7562">
        <w:rPr>
          <w:rFonts w:ascii="Arial" w:hAnsi="Arial" w:cs="Arial"/>
          <w:sz w:val="24"/>
          <w:szCs w:val="24"/>
          <w:highlight w:val="yellow"/>
          <w:rPrChange w:id="603" w:author="Adam" w:date="2016-11-28T20:28:00Z">
            <w:rPr>
              <w:rFonts w:ascii="Arial" w:hAnsi="Arial" w:cs="Arial"/>
              <w:sz w:val="24"/>
              <w:szCs w:val="24"/>
            </w:rPr>
          </w:rPrChange>
        </w:rPr>
        <w:t>em</w:t>
      </w:r>
      <w:r w:rsidRPr="00CB7562">
        <w:rPr>
          <w:rFonts w:ascii="Arial" w:hAnsi="Arial" w:cs="Arial"/>
          <w:sz w:val="24"/>
          <w:szCs w:val="24"/>
          <w:highlight w:val="yellow"/>
          <w:rPrChange w:id="604" w:author="Adam" w:date="2016-11-28T20:28:00Z">
            <w:rPr>
              <w:rFonts w:ascii="Arial" w:hAnsi="Arial" w:cs="Arial"/>
              <w:sz w:val="24"/>
              <w:szCs w:val="24"/>
            </w:rPr>
          </w:rPrChange>
        </w:rPr>
        <w:t xml:space="preserve"> necessários conhecimentos básicos sobre torque, potência mecânica e potência elé</w:t>
      </w:r>
      <w:r w:rsidR="007A6111" w:rsidRPr="00CB7562">
        <w:rPr>
          <w:rFonts w:ascii="Arial" w:hAnsi="Arial" w:cs="Arial"/>
          <w:sz w:val="24"/>
          <w:szCs w:val="24"/>
          <w:highlight w:val="yellow"/>
          <w:rPrChange w:id="605" w:author="Adam" w:date="2016-11-28T20:28:00Z">
            <w:rPr>
              <w:rFonts w:ascii="Arial" w:hAnsi="Arial" w:cs="Arial"/>
              <w:sz w:val="24"/>
              <w:szCs w:val="24"/>
            </w:rPr>
          </w:rPrChange>
        </w:rPr>
        <w:t>trica, o torque é o esforço par</w:t>
      </w:r>
      <w:r w:rsidRPr="00CB7562">
        <w:rPr>
          <w:rFonts w:ascii="Arial" w:hAnsi="Arial" w:cs="Arial"/>
          <w:sz w:val="24"/>
          <w:szCs w:val="24"/>
          <w:highlight w:val="yellow"/>
          <w:rPrChange w:id="606" w:author="Adam" w:date="2016-11-28T20:28:00Z">
            <w:rPr>
              <w:rFonts w:ascii="Arial" w:hAnsi="Arial" w:cs="Arial"/>
              <w:sz w:val="24"/>
              <w:szCs w:val="24"/>
            </w:rPr>
          </w:rPrChange>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sidRPr="00CB7562">
        <w:rPr>
          <w:rFonts w:ascii="Arial" w:hAnsi="Arial" w:cs="Arial"/>
          <w:sz w:val="24"/>
          <w:szCs w:val="24"/>
          <w:highlight w:val="yellow"/>
        </w:rPr>
        <w:t>[17]</w:t>
      </w:r>
      <w:r w:rsidRPr="00CB7562">
        <w:rPr>
          <w:rFonts w:ascii="Arial" w:hAnsi="Arial" w:cs="Arial"/>
          <w:sz w:val="24"/>
          <w:szCs w:val="24"/>
          <w:highlight w:val="yellow"/>
          <w:rPrChange w:id="607" w:author="Adam" w:date="2016-11-28T20:28:00Z">
            <w:rPr>
              <w:rFonts w:ascii="Arial" w:hAnsi="Arial" w:cs="Arial"/>
              <w:sz w:val="24"/>
              <w:szCs w:val="24"/>
            </w:rPr>
          </w:rPrChange>
        </w:rPr>
        <w:t>.</w:t>
      </w:r>
    </w:p>
    <w:p w:rsidR="0009147F" w:rsidRPr="00CB7562" w:rsidRDefault="0009147F" w:rsidP="007A6111">
      <w:pPr>
        <w:spacing w:line="360" w:lineRule="auto"/>
        <w:ind w:firstLine="708"/>
        <w:jc w:val="both"/>
        <w:rPr>
          <w:rFonts w:ascii="Arial" w:hAnsi="Arial" w:cs="Arial"/>
          <w:color w:val="FF0000"/>
          <w:sz w:val="24"/>
          <w:szCs w:val="24"/>
          <w:highlight w:val="yellow"/>
          <w:rPrChange w:id="608" w:author="Adam" w:date="2016-11-28T20:28:00Z">
            <w:rPr>
              <w:rFonts w:ascii="Arial" w:hAnsi="Arial" w:cs="Arial"/>
              <w:color w:val="FF0000"/>
              <w:sz w:val="24"/>
              <w:szCs w:val="24"/>
            </w:rPr>
          </w:rPrChange>
        </w:rPr>
      </w:pPr>
      <w:r w:rsidRPr="00CB7562">
        <w:rPr>
          <w:rFonts w:ascii="Arial" w:hAnsi="Arial" w:cs="Arial"/>
          <w:sz w:val="24"/>
          <w:szCs w:val="24"/>
          <w:highlight w:val="yellow"/>
          <w:rPrChange w:id="609" w:author="Adam" w:date="2016-11-28T20:28:00Z">
            <w:rPr>
              <w:rFonts w:ascii="Arial" w:hAnsi="Arial" w:cs="Arial"/>
              <w:sz w:val="24"/>
              <w:szCs w:val="24"/>
            </w:rPr>
          </w:rPrChange>
        </w:rPr>
        <w:t xml:space="preserve">Utilizou-se no protótipo para subida e descida da cabine </w:t>
      </w:r>
      <w:del w:id="610" w:author="Adam" w:date="2016-11-28T20:25:00Z">
        <w:r w:rsidRPr="00CB7562" w:rsidDel="00CB7562">
          <w:rPr>
            <w:rFonts w:ascii="Arial" w:hAnsi="Arial" w:cs="Arial"/>
            <w:sz w:val="24"/>
            <w:szCs w:val="24"/>
            <w:highlight w:val="yellow"/>
            <w:rPrChange w:id="611" w:author="Adam" w:date="2016-11-28T20:28:00Z">
              <w:rPr>
                <w:rFonts w:ascii="Arial" w:hAnsi="Arial" w:cs="Arial"/>
                <w:sz w:val="24"/>
                <w:szCs w:val="24"/>
              </w:rPr>
            </w:rPrChange>
          </w:rPr>
          <w:delText xml:space="preserve">foi </w:delText>
        </w:r>
      </w:del>
      <w:r w:rsidRPr="00CB7562">
        <w:rPr>
          <w:rFonts w:ascii="Arial" w:hAnsi="Arial" w:cs="Arial"/>
          <w:sz w:val="24"/>
          <w:szCs w:val="24"/>
          <w:highlight w:val="yellow"/>
          <w:rPrChange w:id="612" w:author="Adam" w:date="2016-11-28T20:28:00Z">
            <w:rPr>
              <w:rFonts w:ascii="Arial" w:hAnsi="Arial" w:cs="Arial"/>
              <w:sz w:val="24"/>
              <w:szCs w:val="24"/>
            </w:rPr>
          </w:rPrChange>
        </w:rPr>
        <w:t xml:space="preserve">o Motor Mabuchi, conforme tabela 3 apresentamos suas especificações. Trata-se de um motor de vidro elétrico, com um acoplamento mecânico. </w:t>
      </w:r>
      <w:r w:rsidR="007A6111" w:rsidRPr="00CB7562">
        <w:rPr>
          <w:rFonts w:ascii="Arial" w:hAnsi="Arial" w:cs="Arial"/>
          <w:color w:val="FF0000"/>
          <w:sz w:val="24"/>
          <w:szCs w:val="24"/>
          <w:highlight w:val="yellow"/>
          <w:rPrChange w:id="613" w:author="Adam" w:date="2016-11-28T20:28:00Z">
            <w:rPr>
              <w:rFonts w:ascii="Arial" w:hAnsi="Arial" w:cs="Arial"/>
              <w:color w:val="FF0000"/>
              <w:sz w:val="24"/>
              <w:szCs w:val="24"/>
            </w:rPr>
          </w:rPrChange>
        </w:rPr>
        <w:t>&lt;Pericles não entendeu nada deste texto&gt;</w:t>
      </w:r>
    </w:p>
    <w:p w:rsidR="0009147F" w:rsidRPr="00CB7562" w:rsidRDefault="007A6111" w:rsidP="008E1D34">
      <w:pPr>
        <w:spacing w:line="360" w:lineRule="auto"/>
        <w:ind w:firstLine="708"/>
        <w:jc w:val="both"/>
        <w:rPr>
          <w:rFonts w:ascii="Arial" w:hAnsi="Arial" w:cs="Arial"/>
          <w:color w:val="FF0000"/>
          <w:sz w:val="24"/>
          <w:szCs w:val="24"/>
          <w:highlight w:val="yellow"/>
          <w:rPrChange w:id="614" w:author="Adam" w:date="2016-11-28T20:28:00Z">
            <w:rPr>
              <w:rFonts w:ascii="Arial" w:hAnsi="Arial" w:cs="Arial"/>
              <w:color w:val="FF0000"/>
              <w:sz w:val="24"/>
              <w:szCs w:val="24"/>
            </w:rPr>
          </w:rPrChange>
        </w:rPr>
      </w:pPr>
      <w:r w:rsidRPr="00CB7562">
        <w:rPr>
          <w:rFonts w:ascii="Arial" w:hAnsi="Arial" w:cs="Arial"/>
          <w:color w:val="FF0000"/>
          <w:sz w:val="24"/>
          <w:szCs w:val="24"/>
          <w:highlight w:val="yellow"/>
          <w:rPrChange w:id="615" w:author="Adam" w:date="2016-11-28T20:28:00Z">
            <w:rPr>
              <w:rFonts w:ascii="Arial" w:hAnsi="Arial" w:cs="Arial"/>
              <w:color w:val="FF0000"/>
              <w:sz w:val="24"/>
              <w:szCs w:val="24"/>
            </w:rPr>
          </w:rPrChange>
        </w:rPr>
        <w:t>&lt;Tabelas incompletas melhorar urgente&gt;</w:t>
      </w:r>
    </w:p>
    <w:tbl>
      <w:tblPr>
        <w:tblW w:w="5880" w:type="dxa"/>
        <w:jc w:val="center"/>
        <w:tblCellMar>
          <w:left w:w="70" w:type="dxa"/>
          <w:right w:w="70" w:type="dxa"/>
        </w:tblCellMar>
        <w:tblLook w:val="00A0" w:firstRow="1" w:lastRow="0" w:firstColumn="1" w:lastColumn="0" w:noHBand="0" w:noVBand="0"/>
      </w:tblPr>
      <w:tblGrid>
        <w:gridCol w:w="4888"/>
        <w:gridCol w:w="992"/>
      </w:tblGrid>
      <w:tr w:rsidR="0009147F" w:rsidRPr="00CB7562"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B7562" w:rsidRDefault="0009147F" w:rsidP="00C35390">
            <w:pPr>
              <w:spacing w:after="0" w:line="240" w:lineRule="auto"/>
              <w:jc w:val="center"/>
              <w:rPr>
                <w:rFonts w:ascii="Arial" w:hAnsi="Arial" w:cs="Arial"/>
                <w:b/>
                <w:bCs/>
                <w:color w:val="FFFFFF"/>
                <w:sz w:val="24"/>
                <w:szCs w:val="24"/>
                <w:highlight w:val="yellow"/>
                <w:rPrChange w:id="616" w:author="Adam" w:date="2016-11-28T20:28:00Z">
                  <w:rPr>
                    <w:rFonts w:ascii="Arial" w:hAnsi="Arial" w:cs="Arial"/>
                    <w:b/>
                    <w:bCs/>
                    <w:color w:val="FFFFFF"/>
                    <w:sz w:val="24"/>
                    <w:szCs w:val="24"/>
                  </w:rPr>
                </w:rPrChange>
              </w:rPr>
            </w:pPr>
            <w:r w:rsidRPr="00CB7562">
              <w:rPr>
                <w:rFonts w:ascii="Arial" w:hAnsi="Arial" w:cs="Arial"/>
                <w:b/>
                <w:bCs/>
                <w:color w:val="FFFFFF"/>
                <w:sz w:val="24"/>
                <w:szCs w:val="24"/>
                <w:highlight w:val="yellow"/>
                <w:rPrChange w:id="617" w:author="Adam" w:date="2016-11-28T20:28:00Z">
                  <w:rPr>
                    <w:rFonts w:ascii="Arial" w:hAnsi="Arial" w:cs="Arial"/>
                    <w:b/>
                    <w:bCs/>
                    <w:color w:val="FFFFFF"/>
                    <w:sz w:val="24"/>
                    <w:szCs w:val="24"/>
                  </w:rPr>
                </w:rPrChange>
              </w:rPr>
              <w:t>DADOS DA PLACA</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1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19" w:author="Adam" w:date="2016-11-28T20:28:00Z">
                  <w:rPr>
                    <w:rFonts w:ascii="Arial" w:hAnsi="Arial" w:cs="Arial"/>
                    <w:color w:val="000000"/>
                    <w:sz w:val="24"/>
                    <w:szCs w:val="24"/>
                  </w:rPr>
                </w:rPrChange>
              </w:rPr>
              <w:lastRenderedPageBreak/>
              <w:t>Potência Nominal (W)</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20"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21" w:author="Adam" w:date="2016-11-28T20:28:00Z">
                  <w:rPr>
                    <w:rFonts w:ascii="Arial" w:hAnsi="Arial" w:cs="Arial"/>
                    <w:color w:val="000000"/>
                    <w:sz w:val="24"/>
                    <w:szCs w:val="24"/>
                  </w:rPr>
                </w:rPrChange>
              </w:rPr>
              <w:t>10,2</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2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23" w:author="Adam" w:date="2016-11-28T20:28:00Z">
                  <w:rPr>
                    <w:rFonts w:ascii="Arial" w:hAnsi="Arial" w:cs="Arial"/>
                    <w:color w:val="000000"/>
                    <w:sz w:val="24"/>
                    <w:szCs w:val="24"/>
                  </w:rPr>
                </w:rPrChange>
              </w:rPr>
              <w:t>Tensão (V)</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24"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25" w:author="Adam" w:date="2016-11-28T20:28:00Z">
                  <w:rPr>
                    <w:rFonts w:ascii="Arial" w:hAnsi="Arial" w:cs="Arial"/>
                    <w:color w:val="000000"/>
                    <w:sz w:val="24"/>
                    <w:szCs w:val="24"/>
                  </w:rPr>
                </w:rPrChange>
              </w:rPr>
              <w:t>12</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26"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27" w:author="Adam" w:date="2016-11-28T20:28:00Z">
                  <w:rPr>
                    <w:rFonts w:ascii="Arial" w:hAnsi="Arial" w:cs="Arial"/>
                    <w:color w:val="000000"/>
                    <w:sz w:val="24"/>
                    <w:szCs w:val="24"/>
                  </w:rPr>
                </w:rPrChange>
              </w:rPr>
              <w:t>Velocidade (RPM)</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2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29" w:author="Adam" w:date="2016-11-28T20:28:00Z">
                  <w:rPr>
                    <w:rFonts w:ascii="Arial" w:hAnsi="Arial" w:cs="Arial"/>
                    <w:color w:val="000000"/>
                    <w:sz w:val="24"/>
                    <w:szCs w:val="24"/>
                  </w:rPr>
                </w:rPrChange>
              </w:rPr>
              <w:t>98</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30"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31" w:author="Adam" w:date="2016-11-28T20:28:00Z">
                  <w:rPr>
                    <w:rFonts w:ascii="Arial" w:hAnsi="Arial" w:cs="Arial"/>
                    <w:color w:val="000000"/>
                    <w:sz w:val="24"/>
                    <w:szCs w:val="24"/>
                  </w:rPr>
                </w:rPrChange>
              </w:rPr>
              <w:t>Corrente nominal (A)</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3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33" w:author="Adam" w:date="2016-11-28T20:28:00Z">
                  <w:rPr>
                    <w:rFonts w:ascii="Arial" w:hAnsi="Arial" w:cs="Arial"/>
                    <w:color w:val="000000"/>
                    <w:sz w:val="24"/>
                    <w:szCs w:val="24"/>
                  </w:rPr>
                </w:rPrChange>
              </w:rPr>
              <w:t>6</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34"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35" w:author="Adam" w:date="2016-11-28T20:28:00Z">
                  <w:rPr>
                    <w:rFonts w:ascii="Arial" w:hAnsi="Arial" w:cs="Arial"/>
                    <w:color w:val="000000"/>
                    <w:sz w:val="24"/>
                    <w:szCs w:val="24"/>
                  </w:rPr>
                </w:rPrChange>
              </w:rPr>
              <w:t>Corrente Máxima (A)</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36"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37" w:author="Adam" w:date="2016-11-28T20:28:00Z">
                  <w:rPr>
                    <w:rFonts w:ascii="Arial" w:hAnsi="Arial" w:cs="Arial"/>
                    <w:color w:val="000000"/>
                    <w:sz w:val="24"/>
                    <w:szCs w:val="24"/>
                  </w:rPr>
                </w:rPrChange>
              </w:rPr>
              <w:t>42</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3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39" w:author="Adam" w:date="2016-11-28T20:28:00Z">
                  <w:rPr>
                    <w:rFonts w:ascii="Arial" w:hAnsi="Arial" w:cs="Arial"/>
                    <w:color w:val="000000"/>
                    <w:sz w:val="24"/>
                    <w:szCs w:val="24"/>
                  </w:rPr>
                </w:rPrChange>
              </w:rPr>
              <w:t>Torque Mínimo (Nm)</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40"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41" w:author="Adam" w:date="2016-11-28T20:28:00Z">
                  <w:rPr>
                    <w:rFonts w:ascii="Arial" w:hAnsi="Arial" w:cs="Arial"/>
                    <w:color w:val="000000"/>
                    <w:sz w:val="24"/>
                    <w:szCs w:val="24"/>
                  </w:rPr>
                </w:rPrChange>
              </w:rPr>
              <w:t>1</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4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43" w:author="Adam" w:date="2016-11-28T20:28:00Z">
                  <w:rPr>
                    <w:rFonts w:ascii="Arial" w:hAnsi="Arial" w:cs="Arial"/>
                    <w:color w:val="000000"/>
                    <w:sz w:val="24"/>
                    <w:szCs w:val="24"/>
                  </w:rPr>
                </w:rPrChange>
              </w:rPr>
              <w:t>Torque Máximo (Nm)</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44"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45" w:author="Adam" w:date="2016-11-28T20:28:00Z">
                  <w:rPr>
                    <w:rFonts w:ascii="Arial" w:hAnsi="Arial" w:cs="Arial"/>
                    <w:color w:val="000000"/>
                    <w:sz w:val="24"/>
                    <w:szCs w:val="24"/>
                  </w:rPr>
                </w:rPrChange>
              </w:rPr>
              <w:t>16,9</w:t>
            </w:r>
          </w:p>
        </w:tc>
      </w:tr>
      <w:tr w:rsidR="0009147F" w:rsidRPr="00CB7562" w:rsidTr="00C35390">
        <w:trPr>
          <w:trHeight w:val="360"/>
          <w:jc w:val="center"/>
        </w:trPr>
        <w:tc>
          <w:tcPr>
            <w:tcW w:w="4888"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46"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47" w:author="Adam" w:date="2016-11-28T20:28:00Z">
                  <w:rPr>
                    <w:rFonts w:ascii="Arial" w:hAnsi="Arial" w:cs="Arial"/>
                    <w:color w:val="000000"/>
                    <w:sz w:val="24"/>
                    <w:szCs w:val="24"/>
                  </w:rPr>
                </w:rPrChange>
              </w:rPr>
              <w:t xml:space="preserve">Caixa de Redução </w:t>
            </w:r>
          </w:p>
        </w:tc>
        <w:tc>
          <w:tcPr>
            <w:tcW w:w="992"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4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49" w:author="Adam" w:date="2016-11-28T20:28:00Z">
                  <w:rPr>
                    <w:rFonts w:ascii="Arial" w:hAnsi="Arial" w:cs="Arial"/>
                    <w:color w:val="000000"/>
                    <w:sz w:val="24"/>
                    <w:szCs w:val="24"/>
                  </w:rPr>
                </w:rPrChange>
              </w:rPr>
              <w:t>73:1</w:t>
            </w:r>
          </w:p>
        </w:tc>
      </w:tr>
    </w:tbl>
    <w:p w:rsidR="0009147F" w:rsidRPr="00CB7562" w:rsidRDefault="0009147F" w:rsidP="008E1D34">
      <w:pPr>
        <w:pStyle w:val="SemEspaamento"/>
        <w:jc w:val="center"/>
        <w:rPr>
          <w:rFonts w:ascii="Arial" w:hAnsi="Arial" w:cs="Arial"/>
          <w:sz w:val="20"/>
          <w:szCs w:val="20"/>
          <w:highlight w:val="yellow"/>
          <w:rPrChange w:id="650" w:author="Adam" w:date="2016-11-28T20:28:00Z">
            <w:rPr>
              <w:rFonts w:ascii="Arial" w:hAnsi="Arial" w:cs="Arial"/>
              <w:sz w:val="20"/>
              <w:szCs w:val="20"/>
            </w:rPr>
          </w:rPrChange>
        </w:rPr>
      </w:pPr>
    </w:p>
    <w:p w:rsidR="0009147F" w:rsidRPr="00CB7562" w:rsidRDefault="0009147F" w:rsidP="008E1D34">
      <w:pPr>
        <w:pStyle w:val="SemEspaamento"/>
        <w:jc w:val="center"/>
        <w:rPr>
          <w:rFonts w:ascii="Arial" w:hAnsi="Arial" w:cs="Arial"/>
          <w:sz w:val="20"/>
          <w:szCs w:val="20"/>
          <w:highlight w:val="yellow"/>
          <w:rPrChange w:id="651" w:author="Adam" w:date="2016-11-28T20:28:00Z">
            <w:rPr>
              <w:rFonts w:ascii="Arial" w:hAnsi="Arial" w:cs="Arial"/>
              <w:sz w:val="20"/>
              <w:szCs w:val="20"/>
            </w:rPr>
          </w:rPrChange>
        </w:rPr>
      </w:pPr>
      <w:r w:rsidRPr="00CB7562">
        <w:rPr>
          <w:rFonts w:ascii="Arial" w:hAnsi="Arial" w:cs="Arial"/>
          <w:sz w:val="20"/>
          <w:szCs w:val="20"/>
          <w:highlight w:val="yellow"/>
          <w:rPrChange w:id="652" w:author="Adam" w:date="2016-11-28T20:28:00Z">
            <w:rPr>
              <w:rFonts w:ascii="Arial" w:hAnsi="Arial" w:cs="Arial"/>
              <w:sz w:val="20"/>
              <w:szCs w:val="20"/>
            </w:rPr>
          </w:rPrChange>
        </w:rPr>
        <w:t>Tabela 3: Dados da Placa Motor Mabuchi</w:t>
      </w:r>
    </w:p>
    <w:p w:rsidR="0009147F" w:rsidRPr="00CB7562" w:rsidRDefault="0009147F" w:rsidP="008E1D34">
      <w:pPr>
        <w:pStyle w:val="SemEspaamento"/>
        <w:jc w:val="center"/>
        <w:rPr>
          <w:rFonts w:ascii="Arial" w:hAnsi="Arial" w:cs="Arial"/>
          <w:sz w:val="20"/>
          <w:szCs w:val="20"/>
          <w:highlight w:val="yellow"/>
          <w:rPrChange w:id="653" w:author="Adam" w:date="2016-11-28T20:28:00Z">
            <w:rPr>
              <w:rFonts w:ascii="Arial" w:hAnsi="Arial" w:cs="Arial"/>
              <w:sz w:val="20"/>
              <w:szCs w:val="20"/>
            </w:rPr>
          </w:rPrChange>
        </w:rPr>
      </w:pPr>
      <w:r w:rsidRPr="00CB7562">
        <w:rPr>
          <w:rFonts w:ascii="Arial" w:hAnsi="Arial" w:cs="Arial"/>
          <w:sz w:val="20"/>
          <w:szCs w:val="20"/>
          <w:highlight w:val="yellow"/>
          <w:rPrChange w:id="654" w:author="Adam" w:date="2016-11-28T20:28:00Z">
            <w:rPr>
              <w:rFonts w:ascii="Arial" w:hAnsi="Arial" w:cs="Arial"/>
              <w:sz w:val="20"/>
              <w:szCs w:val="20"/>
            </w:rPr>
          </w:rPrChange>
        </w:rPr>
        <w:t>(fonte: do autor)</w:t>
      </w:r>
    </w:p>
    <w:p w:rsidR="0009147F" w:rsidRPr="00CB7562" w:rsidRDefault="0009147F" w:rsidP="008E1D34">
      <w:pPr>
        <w:spacing w:line="360" w:lineRule="auto"/>
        <w:ind w:firstLine="708"/>
        <w:jc w:val="center"/>
        <w:rPr>
          <w:rFonts w:ascii="Arial" w:hAnsi="Arial" w:cs="Arial"/>
          <w:sz w:val="24"/>
          <w:szCs w:val="24"/>
          <w:highlight w:val="yellow"/>
          <w:rPrChange w:id="655" w:author="Adam" w:date="2016-11-28T20:28:00Z">
            <w:rPr>
              <w:rFonts w:ascii="Arial" w:hAnsi="Arial" w:cs="Arial"/>
              <w:sz w:val="24"/>
              <w:szCs w:val="24"/>
            </w:rPr>
          </w:rPrChange>
        </w:rPr>
      </w:pPr>
    </w:p>
    <w:p w:rsidR="0009147F" w:rsidRPr="00CB7562" w:rsidRDefault="0009147F" w:rsidP="008E1D34">
      <w:pPr>
        <w:spacing w:line="360" w:lineRule="auto"/>
        <w:ind w:firstLine="708"/>
        <w:jc w:val="both"/>
        <w:rPr>
          <w:rFonts w:ascii="Arial" w:hAnsi="Arial" w:cs="Arial"/>
          <w:sz w:val="24"/>
          <w:szCs w:val="24"/>
          <w:highlight w:val="yellow"/>
          <w:rPrChange w:id="656" w:author="Adam" w:date="2016-11-28T20:28:00Z">
            <w:rPr>
              <w:rFonts w:ascii="Arial" w:hAnsi="Arial" w:cs="Arial"/>
              <w:sz w:val="24"/>
              <w:szCs w:val="24"/>
            </w:rPr>
          </w:rPrChange>
        </w:rPr>
      </w:pPr>
      <w:r w:rsidRPr="00CB7562">
        <w:rPr>
          <w:rFonts w:ascii="Arial" w:hAnsi="Arial" w:cs="Arial"/>
          <w:sz w:val="24"/>
          <w:szCs w:val="24"/>
          <w:highlight w:val="yellow"/>
          <w:rPrChange w:id="657" w:author="Adam" w:date="2016-11-28T20:28:00Z">
            <w:rPr>
              <w:rFonts w:ascii="Arial" w:hAnsi="Arial" w:cs="Arial"/>
              <w:sz w:val="24"/>
              <w:szCs w:val="24"/>
            </w:rPr>
          </w:rPrChange>
        </w:rPr>
        <w:t>Para o procedimento de abertura e fechamento das portas da cabine, utilizou-se o motor N</w:t>
      </w:r>
      <w:r w:rsidRPr="00CB7562">
        <w:rPr>
          <w:rFonts w:ascii="Arial" w:hAnsi="Arial" w:cs="Arial"/>
          <w:sz w:val="24"/>
          <w:szCs w:val="24"/>
          <w:highlight w:val="yellow"/>
          <w:vertAlign w:val="subscript"/>
          <w:rPrChange w:id="658" w:author="Adam" w:date="2016-11-28T20:28:00Z">
            <w:rPr>
              <w:rFonts w:ascii="Arial" w:hAnsi="Arial" w:cs="Arial"/>
              <w:sz w:val="24"/>
              <w:szCs w:val="24"/>
              <w:vertAlign w:val="subscript"/>
            </w:rPr>
          </w:rPrChange>
        </w:rPr>
        <w:t>20</w:t>
      </w:r>
      <w:r w:rsidRPr="00CB7562">
        <w:rPr>
          <w:rFonts w:ascii="Arial" w:hAnsi="Arial" w:cs="Arial"/>
          <w:sz w:val="24"/>
          <w:szCs w:val="24"/>
          <w:highlight w:val="yellow"/>
          <w:rPrChange w:id="659" w:author="Adam" w:date="2016-11-28T20:28:00Z">
            <w:rPr>
              <w:rFonts w:ascii="Arial" w:hAnsi="Arial" w:cs="Arial"/>
              <w:sz w:val="24"/>
              <w:szCs w:val="24"/>
            </w:rPr>
          </w:rPrChange>
        </w:rPr>
        <w:t xml:space="preserve"> da Polulu, conforme tabela 4.</w:t>
      </w:r>
    </w:p>
    <w:tbl>
      <w:tblPr>
        <w:tblW w:w="5880" w:type="dxa"/>
        <w:jc w:val="center"/>
        <w:tblCellMar>
          <w:left w:w="70" w:type="dxa"/>
          <w:right w:w="70" w:type="dxa"/>
        </w:tblCellMar>
        <w:tblLook w:val="00A0" w:firstRow="1" w:lastRow="0" w:firstColumn="1" w:lastColumn="0" w:noHBand="0" w:noVBand="0"/>
      </w:tblPr>
      <w:tblGrid>
        <w:gridCol w:w="4703"/>
        <w:gridCol w:w="1177"/>
      </w:tblGrid>
      <w:tr w:rsidR="0009147F" w:rsidRPr="00CB7562" w:rsidTr="00C35390">
        <w:trPr>
          <w:trHeight w:val="360"/>
          <w:jc w:val="center"/>
        </w:trPr>
        <w:tc>
          <w:tcPr>
            <w:tcW w:w="5880" w:type="dxa"/>
            <w:gridSpan w:val="2"/>
            <w:tcBorders>
              <w:top w:val="single" w:sz="4" w:space="0" w:color="002060"/>
              <w:left w:val="single" w:sz="4" w:space="0" w:color="002060"/>
              <w:bottom w:val="single" w:sz="4" w:space="0" w:color="002060"/>
              <w:right w:val="single" w:sz="4" w:space="0" w:color="002060"/>
            </w:tcBorders>
            <w:shd w:val="clear" w:color="000000" w:fill="002060"/>
            <w:noWrap/>
            <w:vAlign w:val="bottom"/>
          </w:tcPr>
          <w:p w:rsidR="0009147F" w:rsidRPr="00CB7562" w:rsidRDefault="0009147F" w:rsidP="00C35390">
            <w:pPr>
              <w:spacing w:after="0" w:line="240" w:lineRule="auto"/>
              <w:jc w:val="center"/>
              <w:rPr>
                <w:rFonts w:ascii="Arial" w:hAnsi="Arial" w:cs="Arial"/>
                <w:b/>
                <w:bCs/>
                <w:color w:val="FFFFFF"/>
                <w:sz w:val="24"/>
                <w:szCs w:val="24"/>
                <w:highlight w:val="yellow"/>
                <w:rPrChange w:id="660" w:author="Adam" w:date="2016-11-28T20:28:00Z">
                  <w:rPr>
                    <w:rFonts w:ascii="Arial" w:hAnsi="Arial" w:cs="Arial"/>
                    <w:b/>
                    <w:bCs/>
                    <w:color w:val="FFFFFF"/>
                    <w:sz w:val="24"/>
                    <w:szCs w:val="24"/>
                  </w:rPr>
                </w:rPrChange>
              </w:rPr>
            </w:pPr>
            <w:r w:rsidRPr="00CB7562">
              <w:rPr>
                <w:rFonts w:ascii="Arial" w:hAnsi="Arial" w:cs="Arial"/>
                <w:b/>
                <w:bCs/>
                <w:color w:val="FFFFFF"/>
                <w:sz w:val="24"/>
                <w:szCs w:val="24"/>
                <w:highlight w:val="yellow"/>
                <w:rPrChange w:id="661" w:author="Adam" w:date="2016-11-28T20:28:00Z">
                  <w:rPr>
                    <w:rFonts w:ascii="Arial" w:hAnsi="Arial" w:cs="Arial"/>
                    <w:b/>
                    <w:bCs/>
                    <w:color w:val="FFFFFF"/>
                    <w:sz w:val="24"/>
                    <w:szCs w:val="24"/>
                  </w:rPr>
                </w:rPrChange>
              </w:rPr>
              <w:t>DADOS DA PLACA</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6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63" w:author="Adam" w:date="2016-11-28T20:28:00Z">
                  <w:rPr>
                    <w:rFonts w:ascii="Arial" w:hAnsi="Arial" w:cs="Arial"/>
                    <w:color w:val="000000"/>
                    <w:sz w:val="24"/>
                    <w:szCs w:val="24"/>
                  </w:rPr>
                </w:rPrChange>
              </w:rPr>
              <w:t>Potência Nominal (W)</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64"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65" w:author="Adam" w:date="2016-11-28T20:28:00Z">
                  <w:rPr>
                    <w:rFonts w:ascii="Arial" w:hAnsi="Arial" w:cs="Arial"/>
                    <w:color w:val="000000"/>
                    <w:sz w:val="24"/>
                    <w:szCs w:val="24"/>
                  </w:rPr>
                </w:rPrChange>
              </w:rPr>
              <w:t> </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66"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67" w:author="Adam" w:date="2016-11-28T20:28:00Z">
                  <w:rPr>
                    <w:rFonts w:ascii="Arial" w:hAnsi="Arial" w:cs="Arial"/>
                    <w:color w:val="000000"/>
                    <w:sz w:val="24"/>
                    <w:szCs w:val="24"/>
                  </w:rPr>
                </w:rPrChange>
              </w:rPr>
              <w:t>Tensão Nominal (V)</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6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69" w:author="Adam" w:date="2016-11-28T20:28:00Z">
                  <w:rPr>
                    <w:rFonts w:ascii="Arial" w:hAnsi="Arial" w:cs="Arial"/>
                    <w:color w:val="000000"/>
                    <w:sz w:val="24"/>
                    <w:szCs w:val="24"/>
                  </w:rPr>
                </w:rPrChange>
              </w:rPr>
              <w:t>6 </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70"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71" w:author="Adam" w:date="2016-11-28T20:28:00Z">
                  <w:rPr>
                    <w:rFonts w:ascii="Arial" w:hAnsi="Arial" w:cs="Arial"/>
                    <w:color w:val="000000"/>
                    <w:sz w:val="24"/>
                    <w:szCs w:val="24"/>
                  </w:rPr>
                </w:rPrChange>
              </w:rPr>
              <w:t>Velocidade (RPM)</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7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73" w:author="Adam" w:date="2016-11-28T20:28:00Z">
                  <w:rPr>
                    <w:rFonts w:ascii="Arial" w:hAnsi="Arial" w:cs="Arial"/>
                    <w:color w:val="000000"/>
                    <w:sz w:val="24"/>
                    <w:szCs w:val="24"/>
                  </w:rPr>
                </w:rPrChange>
              </w:rPr>
              <w:t> 100</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74"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75" w:author="Adam" w:date="2016-11-28T20:28:00Z">
                  <w:rPr>
                    <w:rFonts w:ascii="Arial" w:hAnsi="Arial" w:cs="Arial"/>
                    <w:color w:val="000000"/>
                    <w:sz w:val="24"/>
                    <w:szCs w:val="24"/>
                  </w:rPr>
                </w:rPrChange>
              </w:rPr>
              <w:t>Corrente nominal (mA)</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76"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77" w:author="Adam" w:date="2016-11-28T20:28:00Z">
                  <w:rPr>
                    <w:rFonts w:ascii="Arial" w:hAnsi="Arial" w:cs="Arial"/>
                    <w:color w:val="000000"/>
                    <w:sz w:val="24"/>
                    <w:szCs w:val="24"/>
                  </w:rPr>
                </w:rPrChange>
              </w:rPr>
              <w:t> 120</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7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79" w:author="Adam" w:date="2016-11-28T20:28:00Z">
                  <w:rPr>
                    <w:rFonts w:ascii="Arial" w:hAnsi="Arial" w:cs="Arial"/>
                    <w:color w:val="000000"/>
                    <w:sz w:val="24"/>
                    <w:szCs w:val="24"/>
                  </w:rPr>
                </w:rPrChange>
              </w:rPr>
              <w:t>Corrente Máxima (A)</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80"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81" w:author="Adam" w:date="2016-11-28T20:28:00Z">
                  <w:rPr>
                    <w:rFonts w:ascii="Arial" w:hAnsi="Arial" w:cs="Arial"/>
                    <w:color w:val="000000"/>
                    <w:sz w:val="24"/>
                    <w:szCs w:val="24"/>
                  </w:rPr>
                </w:rPrChange>
              </w:rPr>
              <w:t> </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8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83" w:author="Adam" w:date="2016-11-28T20:28:00Z">
                  <w:rPr>
                    <w:rFonts w:ascii="Arial" w:hAnsi="Arial" w:cs="Arial"/>
                    <w:color w:val="000000"/>
                    <w:sz w:val="24"/>
                    <w:szCs w:val="24"/>
                  </w:rPr>
                </w:rPrChange>
              </w:rPr>
              <w:t>Torque Mínimo (Nm)</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84"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85" w:author="Adam" w:date="2016-11-28T20:28:00Z">
                  <w:rPr>
                    <w:rFonts w:ascii="Arial" w:hAnsi="Arial" w:cs="Arial"/>
                    <w:color w:val="000000"/>
                    <w:sz w:val="24"/>
                    <w:szCs w:val="24"/>
                  </w:rPr>
                </w:rPrChange>
              </w:rPr>
              <w:t> </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86"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87" w:author="Adam" w:date="2016-11-28T20:28:00Z">
                  <w:rPr>
                    <w:rFonts w:ascii="Arial" w:hAnsi="Arial" w:cs="Arial"/>
                    <w:color w:val="000000"/>
                    <w:sz w:val="24"/>
                    <w:szCs w:val="24"/>
                  </w:rPr>
                </w:rPrChange>
              </w:rPr>
              <w:t>Torque Máximo (Nm)</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88"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89" w:author="Adam" w:date="2016-11-28T20:28:00Z">
                  <w:rPr>
                    <w:rFonts w:ascii="Arial" w:hAnsi="Arial" w:cs="Arial"/>
                    <w:color w:val="000000"/>
                    <w:sz w:val="24"/>
                    <w:szCs w:val="24"/>
                  </w:rPr>
                </w:rPrChange>
              </w:rPr>
              <w:t> </w:t>
            </w:r>
          </w:p>
        </w:tc>
      </w:tr>
      <w:tr w:rsidR="0009147F" w:rsidRPr="00CB7562" w:rsidTr="00C35390">
        <w:trPr>
          <w:trHeight w:val="360"/>
          <w:jc w:val="center"/>
        </w:trPr>
        <w:tc>
          <w:tcPr>
            <w:tcW w:w="4703" w:type="dxa"/>
            <w:tcBorders>
              <w:top w:val="nil"/>
              <w:left w:val="single" w:sz="4" w:space="0" w:color="002060"/>
              <w:bottom w:val="single" w:sz="4" w:space="0" w:color="002060"/>
              <w:right w:val="single" w:sz="4" w:space="0" w:color="002060"/>
            </w:tcBorders>
            <w:noWrap/>
            <w:vAlign w:val="bottom"/>
          </w:tcPr>
          <w:p w:rsidR="0009147F" w:rsidRPr="00CB7562" w:rsidRDefault="0009147F" w:rsidP="00C35390">
            <w:pPr>
              <w:spacing w:after="0" w:line="240" w:lineRule="auto"/>
              <w:rPr>
                <w:rFonts w:ascii="Arial" w:hAnsi="Arial" w:cs="Arial"/>
                <w:color w:val="000000"/>
                <w:sz w:val="24"/>
                <w:szCs w:val="24"/>
                <w:highlight w:val="yellow"/>
                <w:rPrChange w:id="690"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91" w:author="Adam" w:date="2016-11-28T20:28:00Z">
                  <w:rPr>
                    <w:rFonts w:ascii="Arial" w:hAnsi="Arial" w:cs="Arial"/>
                    <w:color w:val="000000"/>
                    <w:sz w:val="24"/>
                    <w:szCs w:val="24"/>
                  </w:rPr>
                </w:rPrChange>
              </w:rPr>
              <w:t xml:space="preserve">Escala de Redução </w:t>
            </w:r>
          </w:p>
        </w:tc>
        <w:tc>
          <w:tcPr>
            <w:tcW w:w="1177" w:type="dxa"/>
            <w:tcBorders>
              <w:top w:val="nil"/>
              <w:left w:val="nil"/>
              <w:bottom w:val="single" w:sz="4" w:space="0" w:color="002060"/>
              <w:right w:val="single" w:sz="4" w:space="0" w:color="002060"/>
            </w:tcBorders>
            <w:noWrap/>
            <w:vAlign w:val="bottom"/>
          </w:tcPr>
          <w:p w:rsidR="0009147F" w:rsidRPr="00CB7562" w:rsidRDefault="0009147F" w:rsidP="00C35390">
            <w:pPr>
              <w:spacing w:after="0" w:line="240" w:lineRule="auto"/>
              <w:jc w:val="center"/>
              <w:rPr>
                <w:rFonts w:ascii="Arial" w:hAnsi="Arial" w:cs="Arial"/>
                <w:color w:val="000000"/>
                <w:sz w:val="24"/>
                <w:szCs w:val="24"/>
                <w:highlight w:val="yellow"/>
                <w:rPrChange w:id="692" w:author="Adam" w:date="2016-11-28T20:28:00Z">
                  <w:rPr>
                    <w:rFonts w:ascii="Arial" w:hAnsi="Arial" w:cs="Arial"/>
                    <w:color w:val="000000"/>
                    <w:sz w:val="24"/>
                    <w:szCs w:val="24"/>
                  </w:rPr>
                </w:rPrChange>
              </w:rPr>
            </w:pPr>
            <w:r w:rsidRPr="00CB7562">
              <w:rPr>
                <w:rFonts w:ascii="Arial" w:hAnsi="Arial" w:cs="Arial"/>
                <w:color w:val="000000"/>
                <w:sz w:val="24"/>
                <w:szCs w:val="24"/>
                <w:highlight w:val="yellow"/>
                <w:rPrChange w:id="693" w:author="Adam" w:date="2016-11-28T20:28:00Z">
                  <w:rPr>
                    <w:rFonts w:ascii="Arial" w:hAnsi="Arial" w:cs="Arial"/>
                    <w:color w:val="000000"/>
                    <w:sz w:val="24"/>
                    <w:szCs w:val="24"/>
                  </w:rPr>
                </w:rPrChange>
              </w:rPr>
              <w:t>298:1</w:t>
            </w:r>
          </w:p>
        </w:tc>
      </w:tr>
    </w:tbl>
    <w:p w:rsidR="0009147F" w:rsidRPr="00CB7562" w:rsidRDefault="0009147F" w:rsidP="008E1D34">
      <w:pPr>
        <w:pStyle w:val="SemEspaamento"/>
        <w:jc w:val="center"/>
        <w:rPr>
          <w:rFonts w:ascii="Arial" w:hAnsi="Arial" w:cs="Arial"/>
          <w:sz w:val="20"/>
          <w:szCs w:val="20"/>
          <w:highlight w:val="yellow"/>
          <w:rPrChange w:id="694" w:author="Adam" w:date="2016-11-28T20:28:00Z">
            <w:rPr>
              <w:rFonts w:ascii="Arial" w:hAnsi="Arial" w:cs="Arial"/>
              <w:sz w:val="20"/>
              <w:szCs w:val="20"/>
            </w:rPr>
          </w:rPrChange>
        </w:rPr>
      </w:pPr>
    </w:p>
    <w:p w:rsidR="0009147F" w:rsidRPr="00CB7562" w:rsidRDefault="0009147F" w:rsidP="008E1D34">
      <w:pPr>
        <w:pStyle w:val="SemEspaamento"/>
        <w:jc w:val="center"/>
        <w:rPr>
          <w:rFonts w:ascii="Arial" w:hAnsi="Arial" w:cs="Arial"/>
          <w:sz w:val="20"/>
          <w:szCs w:val="20"/>
          <w:highlight w:val="yellow"/>
          <w:rPrChange w:id="695" w:author="Adam" w:date="2016-11-28T20:28:00Z">
            <w:rPr>
              <w:rFonts w:ascii="Arial" w:hAnsi="Arial" w:cs="Arial"/>
              <w:sz w:val="20"/>
              <w:szCs w:val="20"/>
            </w:rPr>
          </w:rPrChange>
        </w:rPr>
      </w:pPr>
      <w:r w:rsidRPr="00CB7562">
        <w:rPr>
          <w:rFonts w:ascii="Arial" w:hAnsi="Arial" w:cs="Arial"/>
          <w:sz w:val="20"/>
          <w:szCs w:val="20"/>
          <w:highlight w:val="yellow"/>
          <w:rPrChange w:id="696" w:author="Adam" w:date="2016-11-28T20:28:00Z">
            <w:rPr>
              <w:rFonts w:ascii="Arial" w:hAnsi="Arial" w:cs="Arial"/>
              <w:sz w:val="20"/>
              <w:szCs w:val="20"/>
            </w:rPr>
          </w:rPrChange>
        </w:rPr>
        <w:t>Tabela 4: Dados da Placa Motor N</w:t>
      </w:r>
      <w:r w:rsidRPr="00CB7562">
        <w:rPr>
          <w:rFonts w:ascii="Arial" w:hAnsi="Arial" w:cs="Arial"/>
          <w:sz w:val="20"/>
          <w:szCs w:val="20"/>
          <w:highlight w:val="yellow"/>
          <w:vertAlign w:val="subscript"/>
          <w:rPrChange w:id="697" w:author="Adam" w:date="2016-11-28T20:28:00Z">
            <w:rPr>
              <w:rFonts w:ascii="Arial" w:hAnsi="Arial" w:cs="Arial"/>
              <w:sz w:val="20"/>
              <w:szCs w:val="20"/>
              <w:vertAlign w:val="subscript"/>
            </w:rPr>
          </w:rPrChange>
        </w:rPr>
        <w:t>20</w:t>
      </w:r>
      <w:r w:rsidRPr="00CB7562">
        <w:rPr>
          <w:rFonts w:ascii="Arial" w:hAnsi="Arial" w:cs="Arial"/>
          <w:sz w:val="20"/>
          <w:szCs w:val="20"/>
          <w:highlight w:val="yellow"/>
          <w:rPrChange w:id="698" w:author="Adam" w:date="2016-11-28T20:28:00Z">
            <w:rPr>
              <w:rFonts w:ascii="Arial" w:hAnsi="Arial" w:cs="Arial"/>
              <w:sz w:val="20"/>
              <w:szCs w:val="20"/>
            </w:rPr>
          </w:rPrChange>
        </w:rPr>
        <w:t xml:space="preserve"> da Polulu</w:t>
      </w:r>
    </w:p>
    <w:p w:rsidR="0009147F" w:rsidRPr="00F75EC1" w:rsidRDefault="0009147F" w:rsidP="008E1D34">
      <w:pPr>
        <w:pStyle w:val="SemEspaamento"/>
        <w:jc w:val="center"/>
        <w:rPr>
          <w:rFonts w:ascii="Arial" w:hAnsi="Arial" w:cs="Arial"/>
          <w:sz w:val="20"/>
          <w:szCs w:val="20"/>
        </w:rPr>
      </w:pPr>
      <w:r w:rsidRPr="00CB7562">
        <w:rPr>
          <w:rFonts w:ascii="Arial" w:hAnsi="Arial" w:cs="Arial"/>
          <w:sz w:val="20"/>
          <w:szCs w:val="20"/>
          <w:highlight w:val="yellow"/>
          <w:rPrChange w:id="699" w:author="Adam" w:date="2016-11-28T20:28:00Z">
            <w:rPr>
              <w:rFonts w:ascii="Arial" w:hAnsi="Arial" w:cs="Arial"/>
              <w:sz w:val="20"/>
              <w:szCs w:val="20"/>
            </w:rPr>
          </w:rPrChange>
        </w:rPr>
        <w:t>(fonte: do autor)</w:t>
      </w:r>
    </w:p>
    <w:p w:rsidR="0009147F" w:rsidRDefault="0009147F" w:rsidP="00F81B53">
      <w:pPr>
        <w:pStyle w:val="Ttulo2"/>
        <w:spacing w:line="360" w:lineRule="auto"/>
        <w:jc w:val="both"/>
        <w:rPr>
          <w:rFonts w:ascii="Arial" w:hAnsi="Arial" w:cs="Arial"/>
          <w:sz w:val="24"/>
          <w:szCs w:val="24"/>
          <w:lang w:eastAsia="pt-BR"/>
        </w:rPr>
      </w:pPr>
      <w:bookmarkStart w:id="700" w:name="_Toc463899400"/>
    </w:p>
    <w:p w:rsidR="0009147F" w:rsidRPr="008D32FF" w:rsidRDefault="0009147F" w:rsidP="00F81B53">
      <w:pPr>
        <w:pStyle w:val="Ttulo2"/>
        <w:spacing w:line="360" w:lineRule="auto"/>
        <w:jc w:val="both"/>
        <w:rPr>
          <w:rFonts w:ascii="Arial" w:hAnsi="Arial" w:cs="Arial"/>
          <w:color w:val="auto"/>
          <w:sz w:val="24"/>
          <w:szCs w:val="24"/>
          <w:lang w:eastAsia="pt-BR"/>
        </w:rPr>
      </w:pPr>
      <w:bookmarkStart w:id="701" w:name="_Toc466010556"/>
      <w:bookmarkStart w:id="702" w:name="_Toc466021406"/>
      <w:r w:rsidRPr="008D32FF">
        <w:rPr>
          <w:rFonts w:ascii="Arial" w:hAnsi="Arial" w:cs="Arial"/>
          <w:color w:val="auto"/>
          <w:sz w:val="24"/>
          <w:szCs w:val="24"/>
          <w:lang w:eastAsia="pt-BR"/>
        </w:rPr>
        <w:t>2.5</w:t>
      </w:r>
      <w:r w:rsidRPr="008D32FF">
        <w:rPr>
          <w:rFonts w:ascii="Arial" w:hAnsi="Arial" w:cs="Arial"/>
          <w:color w:val="auto"/>
          <w:sz w:val="24"/>
          <w:szCs w:val="24"/>
          <w:lang w:eastAsia="pt-BR"/>
        </w:rPr>
        <w:tab/>
        <w:t>Regulador de Tensão</w:t>
      </w:r>
      <w:bookmarkEnd w:id="700"/>
      <w:bookmarkEnd w:id="701"/>
      <w:bookmarkEnd w:id="702"/>
    </w:p>
    <w:p w:rsidR="0009147F" w:rsidRDefault="0009147F" w:rsidP="00F81B53">
      <w:pPr>
        <w:spacing w:line="360" w:lineRule="auto"/>
        <w:jc w:val="both"/>
        <w:rPr>
          <w:rFonts w:ascii="Arial" w:hAnsi="Arial" w:cs="Arial"/>
          <w:sz w:val="24"/>
          <w:szCs w:val="24"/>
          <w:lang w:eastAsia="pt-BR"/>
        </w:rPr>
      </w:pPr>
    </w:p>
    <w:p w:rsidR="0009147F" w:rsidRDefault="0009147F" w:rsidP="007A6111">
      <w:pPr>
        <w:spacing w:line="360" w:lineRule="auto"/>
        <w:ind w:firstLine="708"/>
        <w:jc w:val="both"/>
        <w:rPr>
          <w:rFonts w:ascii="Arial" w:hAnsi="Arial" w:cs="Arial"/>
          <w:color w:val="333333"/>
          <w:sz w:val="16"/>
          <w:szCs w:val="16"/>
          <w:shd w:val="clear" w:color="auto" w:fill="FFFFFF"/>
        </w:rPr>
      </w:pPr>
      <w:bookmarkStart w:id="703" w:name="_Toc463899401"/>
      <w:r>
        <w:rPr>
          <w:rFonts w:ascii="Arial" w:hAnsi="Arial" w:cs="Arial"/>
          <w:sz w:val="24"/>
          <w:szCs w:val="24"/>
        </w:rPr>
        <w:t xml:space="preserve">Segundo BOYLESTAD (2004) </w:t>
      </w:r>
      <w:r w:rsidRPr="008C7865">
        <w:rPr>
          <w:rFonts w:ascii="Arial" w:hAnsi="Arial" w:cs="Arial"/>
          <w:sz w:val="24"/>
          <w:szCs w:val="24"/>
          <w:highlight w:val="yellow"/>
        </w:rPr>
        <w:t>[</w:t>
      </w:r>
      <w:r>
        <w:rPr>
          <w:rFonts w:ascii="Arial" w:hAnsi="Arial" w:cs="Arial"/>
          <w:sz w:val="24"/>
          <w:szCs w:val="24"/>
          <w:highlight w:val="yellow"/>
        </w:rPr>
        <w:t>18</w:t>
      </w:r>
      <w:r w:rsidRPr="008C7865">
        <w:rPr>
          <w:rFonts w:ascii="Arial" w:hAnsi="Arial" w:cs="Arial"/>
          <w:sz w:val="24"/>
          <w:szCs w:val="24"/>
          <w:highlight w:val="yellow"/>
        </w:rPr>
        <w:t>]</w:t>
      </w:r>
      <w:r>
        <w:rPr>
          <w:rFonts w:ascii="Arial" w:hAnsi="Arial" w:cs="Arial"/>
          <w:sz w:val="24"/>
          <w:szCs w:val="24"/>
        </w:rPr>
        <w:t xml:space="preserve">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09147F" w:rsidP="008C7865">
      <w:pPr>
        <w:pStyle w:val="Ttulo3"/>
        <w:spacing w:line="360" w:lineRule="auto"/>
        <w:jc w:val="both"/>
        <w:rPr>
          <w:rFonts w:ascii="Arial" w:hAnsi="Arial" w:cs="Arial"/>
          <w:color w:val="auto"/>
          <w:lang w:eastAsia="pt-BR"/>
        </w:rPr>
      </w:pPr>
      <w:bookmarkStart w:id="704" w:name="_Toc466010557"/>
      <w:bookmarkStart w:id="705" w:name="_Toc466021407"/>
      <w:r w:rsidRPr="008D32FF">
        <w:rPr>
          <w:rFonts w:ascii="Arial" w:hAnsi="Arial" w:cs="Arial"/>
          <w:color w:val="auto"/>
          <w:lang w:eastAsia="pt-BR"/>
        </w:rPr>
        <w:t>2.5.1</w:t>
      </w:r>
      <w:r w:rsidRPr="008D32FF">
        <w:rPr>
          <w:rFonts w:ascii="Arial" w:hAnsi="Arial" w:cs="Arial"/>
          <w:color w:val="auto"/>
          <w:lang w:eastAsia="pt-BR"/>
        </w:rPr>
        <w:tab/>
        <w:t>Regulação de tensão a transistor</w:t>
      </w:r>
      <w:bookmarkEnd w:id="704"/>
      <w:bookmarkEnd w:id="705"/>
    </w:p>
    <w:p w:rsidR="0009147F" w:rsidRDefault="0009147F" w:rsidP="008C7865">
      <w:pPr>
        <w:rPr>
          <w:lang w:eastAsia="pt-BR"/>
        </w:rPr>
      </w:pPr>
    </w:p>
    <w:p w:rsidR="0009147F" w:rsidRPr="00231E34" w:rsidRDefault="0009147F" w:rsidP="008C7865">
      <w:pPr>
        <w:spacing w:line="360" w:lineRule="auto"/>
        <w:jc w:val="both"/>
        <w:rPr>
          <w:rFonts w:ascii="Arial" w:hAnsi="Arial" w:cs="Arial"/>
          <w:sz w:val="24"/>
          <w:szCs w:val="24"/>
          <w:lang w:eastAsia="pt-BR"/>
        </w:rPr>
      </w:pPr>
      <w:r w:rsidRPr="00231E34">
        <w:rPr>
          <w:rFonts w:ascii="Arial" w:hAnsi="Arial" w:cs="Arial"/>
          <w:sz w:val="24"/>
          <w:szCs w:val="24"/>
          <w:lang w:eastAsia="pt-BR"/>
        </w:rPr>
        <w:lastRenderedPageBreak/>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No</w:t>
      </w:r>
      <w:r w:rsidRPr="00231E34">
        <w:rPr>
          <w:rFonts w:ascii="Arial" w:hAnsi="Arial" w:cs="Arial"/>
          <w:sz w:val="24"/>
          <w:szCs w:val="24"/>
          <w:lang w:eastAsia="pt-BR"/>
        </w:rPr>
        <w:t xml:space="preserve"> Regulador de Tensão Série a carga está em série com o transistor</w:t>
      </w:r>
      <w:r>
        <w:rPr>
          <w:rFonts w:ascii="Arial" w:hAnsi="Arial" w:cs="Arial"/>
          <w:sz w:val="24"/>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ins w:id="706" w:author="Adam" w:date="2016-11-28T20:42:00Z">
        <w:r w:rsidR="001E0C2C">
          <w:rPr>
            <w:rFonts w:ascii="Arial" w:hAnsi="Arial" w:cs="Arial"/>
            <w:sz w:val="24"/>
            <w:szCs w:val="24"/>
            <w:lang w:eastAsia="pt-BR"/>
          </w:rPr>
          <w:t xml:space="preserve"> </w:t>
        </w:r>
      </w:ins>
      <w:del w:id="707" w:author="Adam" w:date="2016-11-28T20:40:00Z">
        <w:r w:rsidDel="00F769AC">
          <w:rPr>
            <w:rFonts w:ascii="Arial" w:hAnsi="Arial" w:cs="Arial"/>
            <w:sz w:val="24"/>
            <w:szCs w:val="24"/>
            <w:lang w:eastAsia="pt-BR"/>
          </w:rPr>
          <w:delText xml:space="preserve"> figura 9</w:delText>
        </w:r>
      </w:del>
      <w:ins w:id="708" w:author="Adam" w:date="2016-11-28T20:42:00Z">
        <w:r w:rsidR="001E0C2C">
          <w:rPr>
            <w:rFonts w:ascii="Arial" w:hAnsi="Arial" w:cs="Arial"/>
            <w:sz w:val="24"/>
            <w:szCs w:val="24"/>
            <w:lang w:eastAsia="pt-BR"/>
          </w:rPr>
          <w:fldChar w:fldCharType="begin"/>
        </w:r>
        <w:r w:rsidR="001E0C2C">
          <w:rPr>
            <w:rFonts w:ascii="Arial" w:hAnsi="Arial" w:cs="Arial"/>
            <w:sz w:val="24"/>
            <w:szCs w:val="24"/>
            <w:lang w:eastAsia="pt-BR"/>
          </w:rPr>
          <w:instrText xml:space="preserve"> REF _Ref468129101 \h </w:instrText>
        </w:r>
        <w:r w:rsidR="001E0C2C">
          <w:rPr>
            <w:rFonts w:ascii="Arial" w:hAnsi="Arial" w:cs="Arial"/>
            <w:sz w:val="24"/>
            <w:szCs w:val="24"/>
            <w:lang w:eastAsia="pt-BR"/>
          </w:rPr>
        </w:r>
      </w:ins>
      <w:r w:rsidR="001E0C2C">
        <w:rPr>
          <w:rFonts w:ascii="Arial" w:hAnsi="Arial" w:cs="Arial"/>
          <w:sz w:val="24"/>
          <w:szCs w:val="24"/>
          <w:lang w:eastAsia="pt-BR"/>
        </w:rPr>
        <w:instrText xml:space="preserve"> \* MERGEFORMAT </w:instrText>
      </w:r>
      <w:r w:rsidR="001E0C2C">
        <w:rPr>
          <w:rFonts w:ascii="Arial" w:hAnsi="Arial" w:cs="Arial"/>
          <w:sz w:val="24"/>
          <w:szCs w:val="24"/>
          <w:lang w:eastAsia="pt-BR"/>
        </w:rPr>
        <w:fldChar w:fldCharType="separate"/>
      </w:r>
      <w:ins w:id="709" w:author="Adam" w:date="2016-11-28T20:42:00Z">
        <w:r w:rsidR="001E0C2C" w:rsidRPr="001E0C2C">
          <w:rPr>
            <w:rFonts w:ascii="Arial" w:hAnsi="Arial" w:cs="Arial"/>
            <w:sz w:val="24"/>
            <w:szCs w:val="24"/>
            <w:lang w:eastAsia="pt-BR"/>
            <w:rPrChange w:id="710" w:author="Adam" w:date="2016-11-28T20:43:00Z">
              <w:rPr/>
            </w:rPrChange>
          </w:rPr>
          <w:t xml:space="preserve">Figura </w:t>
        </w:r>
        <w:r w:rsidR="001E0C2C" w:rsidRPr="001E0C2C">
          <w:rPr>
            <w:rFonts w:ascii="Arial" w:hAnsi="Arial" w:cs="Arial"/>
            <w:sz w:val="24"/>
            <w:szCs w:val="24"/>
            <w:lang w:eastAsia="pt-BR"/>
            <w:rPrChange w:id="711" w:author="Adam" w:date="2016-11-28T20:43:00Z">
              <w:rPr>
                <w:rFonts w:ascii="Arial" w:hAnsi="Arial" w:cs="Arial"/>
                <w:noProof/>
                <w:sz w:val="20"/>
                <w:szCs w:val="20"/>
              </w:rPr>
            </w:rPrChange>
          </w:rPr>
          <w:t>10</w:t>
        </w:r>
        <w:r w:rsidR="001E0C2C">
          <w:rPr>
            <w:rFonts w:ascii="Arial" w:hAnsi="Arial" w:cs="Arial"/>
            <w:sz w:val="24"/>
            <w:szCs w:val="24"/>
            <w:lang w:eastAsia="pt-BR"/>
          </w:rPr>
          <w:fldChar w:fldCharType="end"/>
        </w:r>
      </w:ins>
      <w:r>
        <w:rPr>
          <w:rFonts w:ascii="Arial" w:hAnsi="Arial" w:cs="Arial"/>
          <w:sz w:val="24"/>
          <w:szCs w:val="24"/>
          <w:lang w:eastAsia="pt-BR"/>
        </w:rPr>
        <w:t xml:space="preserve">, o elemento responsável por aumentar ou diminuir a tensão na saída é o transistor </w:t>
      </w:r>
      <w:r w:rsidRPr="00231E34">
        <w:rPr>
          <w:rFonts w:ascii="Arial" w:hAnsi="Arial" w:cs="Arial"/>
          <w:i/>
          <w:sz w:val="24"/>
          <w:szCs w:val="24"/>
          <w:lang w:eastAsia="pt-BR"/>
        </w:rPr>
        <w:t>Q</w:t>
      </w:r>
      <w:r w:rsidRPr="00FD7E94">
        <w:rPr>
          <w:rFonts w:ascii="Arial" w:hAnsi="Arial" w:cs="Arial"/>
          <w:i/>
          <w:sz w:val="24"/>
          <w:szCs w:val="24"/>
          <w:vertAlign w:val="subscript"/>
          <w:lang w:eastAsia="pt-BR"/>
        </w:rPr>
        <w:t>1</w:t>
      </w:r>
      <w:r w:rsidRPr="00637949">
        <w:rPr>
          <w:rFonts w:ascii="Arial" w:hAnsi="Arial" w:cs="Arial"/>
          <w:sz w:val="24"/>
          <w:szCs w:val="24"/>
          <w:lang w:eastAsia="pt-BR"/>
        </w:rPr>
        <w:t>, através do aumen</w:t>
      </w:r>
      <w:r>
        <w:rPr>
          <w:rFonts w:ascii="Arial" w:hAnsi="Arial" w:cs="Arial"/>
          <w:sz w:val="24"/>
          <w:szCs w:val="24"/>
          <w:lang w:eastAsia="pt-BR"/>
        </w:rPr>
        <w:t>to ou diminuição da tensão base-</w:t>
      </w:r>
      <w:r w:rsidRPr="00637949">
        <w:rPr>
          <w:rFonts w:ascii="Arial" w:hAnsi="Arial" w:cs="Arial"/>
          <w:sz w:val="24"/>
          <w:szCs w:val="24"/>
          <w:lang w:eastAsia="pt-BR"/>
        </w:rPr>
        <w:t>emissor</w:t>
      </w:r>
      <w:r>
        <w:rPr>
          <w:rFonts w:ascii="Arial" w:hAnsi="Arial" w:cs="Arial"/>
          <w:sz w:val="24"/>
          <w:szCs w:val="24"/>
          <w:lang w:eastAsia="pt-BR"/>
        </w:rPr>
        <w:t xml:space="preserve">, a tensão de referência será obtida através do Diodo </w:t>
      </w:r>
      <w:proofErr w:type="gramStart"/>
      <w:r>
        <w:rPr>
          <w:rFonts w:ascii="Arial" w:hAnsi="Arial" w:cs="Arial"/>
          <w:sz w:val="24"/>
          <w:szCs w:val="24"/>
          <w:lang w:eastAsia="pt-BR"/>
        </w:rPr>
        <w:t xml:space="preserve">Zener </w:t>
      </w:r>
      <w:del w:id="712" w:author="Adam" w:date="2016-11-28T20:43:00Z">
        <w:r w:rsidDel="001E0C2C">
          <w:rPr>
            <w:rFonts w:ascii="Arial" w:hAnsi="Arial" w:cs="Arial"/>
            <w:sz w:val="24"/>
            <w:szCs w:val="24"/>
            <w:lang w:eastAsia="pt-BR"/>
          </w:rPr>
          <w:delText>(</w:delText>
        </w:r>
        <w:r w:rsidRPr="00637949" w:rsidDel="001E0C2C">
          <w:rPr>
            <w:rFonts w:ascii="Arial" w:hAnsi="Arial" w:cs="Arial"/>
            <w:i/>
            <w:sz w:val="24"/>
            <w:szCs w:val="24"/>
            <w:lang w:eastAsia="pt-BR"/>
          </w:rPr>
          <w:delText>V</w:delText>
        </w:r>
        <w:r w:rsidRPr="00FD7E94" w:rsidDel="001E0C2C">
          <w:rPr>
            <w:rFonts w:ascii="Arial" w:hAnsi="Arial" w:cs="Arial"/>
            <w:i/>
            <w:sz w:val="24"/>
            <w:szCs w:val="24"/>
            <w:vertAlign w:val="subscript"/>
            <w:lang w:eastAsia="pt-BR"/>
          </w:rPr>
          <w:delText>z</w:delText>
        </w:r>
      </w:del>
      <m:oMath>
        <m:d>
          <m:dPr>
            <m:ctrlPr>
              <w:ins w:id="713" w:author="Adam" w:date="2016-11-28T20:43:00Z">
                <w:rPr>
                  <w:rFonts w:ascii="Cambria Math" w:hAnsi="Cambria Math" w:cs="Arial"/>
                  <w:i/>
                  <w:sz w:val="24"/>
                  <w:szCs w:val="24"/>
                  <w:vertAlign w:val="subscript"/>
                  <w:lang w:eastAsia="pt-BR"/>
                </w:rPr>
              </w:ins>
            </m:ctrlPr>
          </m:dPr>
          <m:e>
            <m:sSub>
              <m:sSubPr>
                <m:ctrlPr>
                  <w:ins w:id="714" w:author="Adam" w:date="2016-11-28T20:43:00Z">
                    <w:rPr>
                      <w:rFonts w:ascii="Cambria Math" w:hAnsi="Cambria Math" w:cs="Arial"/>
                      <w:i/>
                      <w:sz w:val="24"/>
                      <w:szCs w:val="24"/>
                      <w:vertAlign w:val="subscript"/>
                      <w:lang w:eastAsia="pt-BR"/>
                    </w:rPr>
                  </w:ins>
                </m:ctrlPr>
              </m:sSubPr>
              <m:e>
                <m:r>
                  <w:ins w:id="715" w:author="Adam" w:date="2016-11-28T20:43:00Z">
                    <w:rPr>
                      <w:rFonts w:ascii="Cambria Math" w:hAnsi="Cambria Math" w:cs="Arial"/>
                      <w:sz w:val="24"/>
                      <w:szCs w:val="24"/>
                      <w:vertAlign w:val="subscript"/>
                      <w:lang w:eastAsia="pt-BR"/>
                    </w:rPr>
                    <m:t>V</m:t>
                  </w:ins>
                </m:r>
              </m:e>
              <m:sub>
                <m:r>
                  <w:ins w:id="716" w:author="Adam" w:date="2016-11-28T20:43:00Z">
                    <w:rPr>
                      <w:rFonts w:ascii="Cambria Math" w:hAnsi="Cambria Math" w:cs="Arial"/>
                      <w:sz w:val="24"/>
                      <w:szCs w:val="24"/>
                      <w:vertAlign w:val="subscript"/>
                      <w:lang w:eastAsia="pt-BR"/>
                    </w:rPr>
                    <m:t>Z</m:t>
                  </w:ins>
                </m:r>
              </m:sub>
            </m:sSub>
          </m:e>
        </m:d>
      </m:oMath>
      <w:del w:id="717" w:author="Adam" w:date="2016-11-28T20:43:00Z">
        <w:r w:rsidDel="001E0C2C">
          <w:rPr>
            <w:rFonts w:ascii="Arial" w:hAnsi="Arial" w:cs="Arial"/>
            <w:sz w:val="24"/>
            <w:szCs w:val="24"/>
            <w:lang w:eastAsia="pt-BR"/>
          </w:rPr>
          <w:delText>)</w:delText>
        </w:r>
      </w:del>
      <w:r>
        <w:rPr>
          <w:rFonts w:ascii="Arial" w:hAnsi="Arial" w:cs="Arial"/>
          <w:sz w:val="24"/>
          <w:szCs w:val="24"/>
          <w:lang w:eastAsia="pt-BR"/>
        </w:rPr>
        <w:t>.</w:t>
      </w:r>
      <w:proofErr w:type="gramEnd"/>
      <w:r>
        <w:rPr>
          <w:rFonts w:ascii="Arial" w:hAnsi="Arial" w:cs="Arial"/>
          <w:sz w:val="24"/>
          <w:szCs w:val="24"/>
          <w:lang w:eastAsia="pt-BR"/>
        </w:rPr>
        <w:t xml:space="preserve"> </w:t>
      </w:r>
    </w:p>
    <w:p w:rsidR="007A6111" w:rsidRPr="007A6111" w:rsidRDefault="007A6111" w:rsidP="008C7865">
      <w:pPr>
        <w:spacing w:line="360" w:lineRule="auto"/>
        <w:jc w:val="both"/>
        <w:rPr>
          <w:rFonts w:ascii="Arial" w:hAnsi="Arial" w:cs="Arial"/>
          <w:color w:val="FF0000"/>
          <w:sz w:val="24"/>
          <w:szCs w:val="24"/>
          <w:lang w:eastAsia="pt-BR"/>
        </w:rPr>
      </w:pPr>
      <w:del w:id="718" w:author="Adam" w:date="2016-11-28T20:40:00Z">
        <w:r w:rsidRPr="007A6111" w:rsidDel="00F769AC">
          <w:rPr>
            <w:rFonts w:ascii="Arial" w:hAnsi="Arial" w:cs="Arial"/>
            <w:color w:val="FF0000"/>
            <w:sz w:val="24"/>
            <w:szCs w:val="24"/>
            <w:lang w:eastAsia="pt-BR"/>
          </w:rPr>
          <w:delText>&lt;Pericles reclamou da</w:delText>
        </w:r>
        <w:r w:rsidDel="00F769AC">
          <w:rPr>
            <w:rFonts w:ascii="Arial" w:hAnsi="Arial" w:cs="Arial"/>
            <w:color w:val="FF0000"/>
            <w:sz w:val="24"/>
            <w:szCs w:val="24"/>
            <w:lang w:eastAsia="pt-BR"/>
          </w:rPr>
          <w:delText>s</w:delText>
        </w:r>
        <w:r w:rsidRPr="007A6111" w:rsidDel="00F769AC">
          <w:rPr>
            <w:rFonts w:ascii="Arial" w:hAnsi="Arial" w:cs="Arial"/>
            <w:color w:val="FF0000"/>
            <w:sz w:val="24"/>
            <w:szCs w:val="24"/>
            <w:lang w:eastAsia="pt-BR"/>
          </w:rPr>
          <w:delText xml:space="preserve"> figura</w:delText>
        </w:r>
        <w:r w:rsidDel="00F769AC">
          <w:rPr>
            <w:rFonts w:ascii="Arial" w:hAnsi="Arial" w:cs="Arial"/>
            <w:color w:val="FF0000"/>
            <w:sz w:val="24"/>
            <w:szCs w:val="24"/>
            <w:lang w:eastAsia="pt-BR"/>
          </w:rPr>
          <w:delText>s RT</w:delText>
        </w:r>
        <w:r w:rsidRPr="007A6111" w:rsidDel="00F769AC">
          <w:rPr>
            <w:rFonts w:ascii="Arial" w:hAnsi="Arial" w:cs="Arial"/>
            <w:color w:val="FF0000"/>
            <w:sz w:val="24"/>
            <w:szCs w:val="24"/>
            <w:lang w:eastAsia="pt-BR"/>
          </w:rPr>
          <w:delText xml:space="preserve"> falou que ficaram pequenas</w:delText>
        </w:r>
        <w:r w:rsidR="007445F8" w:rsidDel="00F769AC">
          <w:rPr>
            <w:rFonts w:ascii="Arial" w:hAnsi="Arial" w:cs="Arial"/>
            <w:color w:val="FF0000"/>
            <w:sz w:val="24"/>
            <w:szCs w:val="24"/>
            <w:lang w:eastAsia="pt-BR"/>
          </w:rPr>
          <w:delText xml:space="preserve"> e editar</w:delText>
        </w:r>
        <w:r w:rsidRPr="007A6111" w:rsidDel="00F769AC">
          <w:rPr>
            <w:rFonts w:ascii="Arial" w:hAnsi="Arial" w:cs="Arial"/>
            <w:color w:val="FF0000"/>
            <w:sz w:val="24"/>
            <w:szCs w:val="24"/>
            <w:lang w:eastAsia="pt-BR"/>
          </w:rPr>
          <w:delText>&gt;</w:delText>
        </w:r>
      </w:del>
    </w:p>
    <w:p w:rsidR="00F769AC" w:rsidRDefault="00EC6740" w:rsidP="00F769AC">
      <w:pPr>
        <w:keepNext/>
        <w:spacing w:line="360" w:lineRule="auto"/>
        <w:jc w:val="center"/>
        <w:rPr>
          <w:ins w:id="719" w:author="Adam" w:date="2016-11-28T20:40:00Z"/>
        </w:rPr>
        <w:pPrChange w:id="720" w:author="Adam" w:date="2016-11-28T20:40:00Z">
          <w:pPr>
            <w:spacing w:line="360" w:lineRule="auto"/>
            <w:jc w:val="center"/>
          </w:pPr>
        </w:pPrChange>
      </w:pPr>
      <w:del w:id="721" w:author="Adam" w:date="2016-11-28T20:39:00Z">
        <w:r w:rsidDel="003745F6">
          <w:rPr>
            <w:rFonts w:ascii="Arial" w:hAnsi="Arial" w:cs="Arial"/>
            <w:noProof/>
            <w:sz w:val="24"/>
            <w:szCs w:val="24"/>
            <w:lang w:eastAsia="pt-BR"/>
          </w:rPr>
          <w:drawing>
            <wp:inline distT="0" distB="0" distL="0" distR="0" wp14:anchorId="2D308A0A" wp14:editId="3A2C7720">
              <wp:extent cx="2799071" cy="1582310"/>
              <wp:effectExtent l="19050" t="0" r="1279"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6295" cy="1586394"/>
                      </a:xfrm>
                      <a:prstGeom prst="rect">
                        <a:avLst/>
                      </a:prstGeom>
                      <a:noFill/>
                      <a:ln>
                        <a:noFill/>
                      </a:ln>
                    </pic:spPr>
                  </pic:pic>
                </a:graphicData>
              </a:graphic>
            </wp:inline>
          </w:drawing>
        </w:r>
      </w:del>
      <w:ins w:id="722" w:author="Adam" w:date="2016-11-28T20:39:00Z">
        <w:r w:rsidR="003745F6" w:rsidRPr="003745F6">
          <w:rPr>
            <w:noProof/>
            <w:lang w:eastAsia="pt-BR"/>
          </w:rPr>
          <w:t xml:space="preserve"> </w:t>
        </w:r>
        <w:r w:rsidR="003745F6" w:rsidRPr="003745F6">
          <w:rPr>
            <w:rFonts w:ascii="Arial" w:hAnsi="Arial" w:cs="Arial"/>
            <w:sz w:val="24"/>
            <w:szCs w:val="24"/>
            <w:lang w:eastAsia="pt-BR"/>
          </w:rPr>
          <w:drawing>
            <wp:inline distT="0" distB="0" distL="0" distR="0" wp14:anchorId="56E2EA21" wp14:editId="5A3CD638">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951" cy="1343212"/>
                      </a:xfrm>
                      <a:prstGeom prst="rect">
                        <a:avLst/>
                      </a:prstGeom>
                    </pic:spPr>
                  </pic:pic>
                </a:graphicData>
              </a:graphic>
            </wp:inline>
          </w:drawing>
        </w:r>
      </w:ins>
    </w:p>
    <w:p w:rsidR="00F769AC" w:rsidRDefault="00F769AC" w:rsidP="00F769AC">
      <w:pPr>
        <w:pStyle w:val="SemEspaamento"/>
        <w:jc w:val="center"/>
        <w:rPr>
          <w:rFonts w:ascii="Arial" w:hAnsi="Arial" w:cs="Arial"/>
          <w:sz w:val="20"/>
          <w:szCs w:val="20"/>
        </w:rPr>
      </w:pPr>
      <w:bookmarkStart w:id="723" w:name="_Ref468129101"/>
      <w:ins w:id="724" w:author="Adam" w:date="2016-11-28T20:40:00Z">
        <w:r w:rsidRPr="001E0C2C">
          <w:rPr>
            <w:rFonts w:ascii="Arial" w:hAnsi="Arial" w:cs="Arial"/>
            <w:sz w:val="20"/>
            <w:szCs w:val="20"/>
            <w:rPrChange w:id="725" w:author="Adam" w:date="2016-11-28T20:41:00Z">
              <w:rPr/>
            </w:rPrChange>
          </w:rPr>
          <w:t xml:space="preserve">Figura </w:t>
        </w:r>
        <w:r w:rsidRPr="001E0C2C">
          <w:rPr>
            <w:rFonts w:ascii="Arial" w:hAnsi="Arial" w:cs="Arial"/>
            <w:sz w:val="20"/>
            <w:szCs w:val="20"/>
            <w:rPrChange w:id="726" w:author="Adam" w:date="2016-11-28T20:41:00Z">
              <w:rPr/>
            </w:rPrChange>
          </w:rPr>
          <w:fldChar w:fldCharType="begin"/>
        </w:r>
        <w:r w:rsidRPr="001E0C2C">
          <w:rPr>
            <w:rFonts w:ascii="Arial" w:hAnsi="Arial" w:cs="Arial"/>
            <w:sz w:val="20"/>
            <w:szCs w:val="20"/>
            <w:rPrChange w:id="727" w:author="Adam" w:date="2016-11-28T20:41:00Z">
              <w:rPr/>
            </w:rPrChange>
          </w:rPr>
          <w:instrText xml:space="preserve"> SEQ Figura \* ARABIC </w:instrText>
        </w:r>
      </w:ins>
      <w:r w:rsidRPr="001E0C2C">
        <w:rPr>
          <w:rFonts w:ascii="Arial" w:hAnsi="Arial" w:cs="Arial"/>
          <w:sz w:val="20"/>
          <w:szCs w:val="20"/>
          <w:rPrChange w:id="728" w:author="Adam" w:date="2016-11-28T20:41:00Z">
            <w:rPr/>
          </w:rPrChange>
        </w:rPr>
        <w:fldChar w:fldCharType="separate"/>
      </w:r>
      <w:ins w:id="729" w:author="Adam" w:date="2016-11-28T21:01:00Z">
        <w:r w:rsidR="00842E3D">
          <w:rPr>
            <w:rFonts w:ascii="Arial" w:hAnsi="Arial" w:cs="Arial"/>
            <w:noProof/>
            <w:sz w:val="20"/>
            <w:szCs w:val="20"/>
          </w:rPr>
          <w:t>10</w:t>
        </w:r>
      </w:ins>
      <w:ins w:id="730" w:author="Adam" w:date="2016-11-28T20:40:00Z">
        <w:r w:rsidRPr="001E0C2C">
          <w:rPr>
            <w:rFonts w:ascii="Arial" w:hAnsi="Arial" w:cs="Arial"/>
            <w:sz w:val="20"/>
            <w:szCs w:val="20"/>
            <w:rPrChange w:id="731" w:author="Adam" w:date="2016-11-28T20:41:00Z">
              <w:rPr/>
            </w:rPrChange>
          </w:rPr>
          <w:fldChar w:fldCharType="end"/>
        </w:r>
        <w:bookmarkEnd w:id="723"/>
        <w:r w:rsidRPr="001E0C2C">
          <w:rPr>
            <w:rFonts w:ascii="Arial" w:hAnsi="Arial" w:cs="Arial"/>
            <w:sz w:val="20"/>
            <w:szCs w:val="20"/>
            <w:rPrChange w:id="732" w:author="Adam" w:date="2016-11-28T20:41:00Z">
              <w:rPr/>
            </w:rPrChange>
          </w:rPr>
          <w:t xml:space="preserve"> - </w:t>
        </w:r>
      </w:ins>
      <w:moveToRangeStart w:id="733" w:author="Adam" w:date="2016-11-28T20:40:00Z" w:name="move468128951"/>
      <w:moveTo w:id="734" w:author="Adam" w:date="2016-11-28T20:40:00Z">
        <w:r>
          <w:rPr>
            <w:rFonts w:ascii="Arial" w:hAnsi="Arial" w:cs="Arial"/>
            <w:sz w:val="20"/>
            <w:szCs w:val="20"/>
          </w:rPr>
          <w:t>Regulador de Tensão Série</w:t>
        </w:r>
      </w:moveTo>
    </w:p>
    <w:p w:rsidR="00F769AC" w:rsidRDefault="00F769AC" w:rsidP="00F769AC">
      <w:pPr>
        <w:pStyle w:val="SemEspaamento"/>
        <w:jc w:val="center"/>
        <w:rPr>
          <w:rFonts w:ascii="Arial" w:hAnsi="Arial" w:cs="Arial"/>
          <w:sz w:val="20"/>
          <w:szCs w:val="20"/>
        </w:rPr>
      </w:pPr>
      <w:moveTo w:id="735" w:author="Adam" w:date="2016-11-28T20:40: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Pr>
            <w:rFonts w:ascii="Arial" w:hAnsi="Arial" w:cs="Arial"/>
            <w:sz w:val="20"/>
            <w:szCs w:val="20"/>
          </w:rPr>
          <w:t>BOYLESTAD; NASHELSKY, 2004</w:t>
        </w:r>
        <w:r w:rsidRPr="002B2F4D">
          <w:rPr>
            <w:rFonts w:ascii="Arial" w:hAnsi="Arial" w:cs="Arial"/>
            <w:sz w:val="20"/>
            <w:szCs w:val="20"/>
          </w:rPr>
          <w:t>)</w:t>
        </w:r>
      </w:moveTo>
    </w:p>
    <w:moveToRangeEnd w:id="733"/>
    <w:p w:rsidR="0009147F" w:rsidRPr="001E0C2C" w:rsidDel="00F769AC" w:rsidRDefault="00F769AC" w:rsidP="00F769AC">
      <w:pPr>
        <w:pStyle w:val="Legenda"/>
        <w:jc w:val="center"/>
        <w:rPr>
          <w:del w:id="736" w:author="Adam" w:date="2016-11-28T20:40:00Z"/>
          <w:rFonts w:ascii="Arial" w:hAnsi="Arial" w:cs="Arial"/>
          <w:sz w:val="20"/>
          <w:szCs w:val="20"/>
          <w:rPrChange w:id="737" w:author="Adam" w:date="2016-11-28T20:41:00Z">
            <w:rPr>
              <w:del w:id="738" w:author="Adam" w:date="2016-11-28T20:40:00Z"/>
              <w:rFonts w:ascii="Arial" w:hAnsi="Arial" w:cs="Arial"/>
              <w:sz w:val="24"/>
              <w:szCs w:val="24"/>
              <w:lang w:eastAsia="pt-BR"/>
            </w:rPr>
          </w:rPrChange>
        </w:rPr>
        <w:pPrChange w:id="739" w:author="Adam" w:date="2016-11-28T20:40:00Z">
          <w:pPr>
            <w:spacing w:line="360" w:lineRule="auto"/>
            <w:jc w:val="center"/>
          </w:pPr>
        </w:pPrChange>
      </w:pPr>
      <w:ins w:id="740" w:author="Adam" w:date="2016-11-28T20:40:00Z">
        <w:r w:rsidRPr="001E0C2C" w:rsidDel="00F769AC">
          <w:rPr>
            <w:rFonts w:ascii="Arial" w:hAnsi="Arial" w:cs="Arial"/>
            <w:sz w:val="20"/>
            <w:szCs w:val="20"/>
            <w:rPrChange w:id="741" w:author="Adam" w:date="2016-11-28T20:41:00Z">
              <w:rPr>
                <w:rFonts w:ascii="Arial" w:hAnsi="Arial" w:cs="Arial"/>
                <w:sz w:val="24"/>
                <w:szCs w:val="24"/>
                <w:lang w:eastAsia="pt-BR"/>
              </w:rPr>
            </w:rPrChange>
          </w:rPr>
          <w:t xml:space="preserve"> </w:t>
        </w:r>
      </w:ins>
    </w:p>
    <w:p w:rsidR="0009147F" w:rsidDel="00F769AC" w:rsidRDefault="0009147F" w:rsidP="00F769AC">
      <w:pPr>
        <w:pStyle w:val="SemEspaamento"/>
        <w:jc w:val="center"/>
        <w:rPr>
          <w:del w:id="742" w:author="Adam" w:date="2016-11-28T20:40:00Z"/>
          <w:rFonts w:ascii="Arial" w:hAnsi="Arial" w:cs="Arial"/>
          <w:sz w:val="20"/>
          <w:szCs w:val="20"/>
        </w:rPr>
        <w:pPrChange w:id="743" w:author="Adam" w:date="2016-11-28T20:40:00Z">
          <w:pPr>
            <w:pStyle w:val="SemEspaamento"/>
            <w:jc w:val="center"/>
          </w:pPr>
        </w:pPrChange>
      </w:pPr>
      <w:del w:id="744" w:author="Adam" w:date="2016-11-28T20:40:00Z">
        <w:r w:rsidDel="00F769AC">
          <w:rPr>
            <w:rFonts w:ascii="Arial" w:hAnsi="Arial" w:cs="Arial"/>
            <w:sz w:val="20"/>
            <w:szCs w:val="20"/>
          </w:rPr>
          <w:delText>Figura 9</w:delText>
        </w:r>
        <w:r w:rsidRPr="002B2F4D" w:rsidDel="00F769AC">
          <w:rPr>
            <w:rFonts w:ascii="Arial" w:hAnsi="Arial" w:cs="Arial"/>
            <w:sz w:val="20"/>
            <w:szCs w:val="20"/>
          </w:rPr>
          <w:delText>:</w:delText>
        </w:r>
        <w:r w:rsidDel="00F769AC">
          <w:rPr>
            <w:rFonts w:ascii="Arial" w:hAnsi="Arial" w:cs="Arial"/>
            <w:sz w:val="20"/>
            <w:szCs w:val="20"/>
          </w:rPr>
          <w:delText xml:space="preserve"> </w:delText>
        </w:r>
      </w:del>
      <w:moveFromRangeStart w:id="745" w:author="Adam" w:date="2016-11-28T20:40:00Z" w:name="move468128951"/>
      <w:moveFrom w:id="746" w:author="Adam" w:date="2016-11-28T20:40:00Z">
        <w:del w:id="747" w:author="Adam" w:date="2016-11-28T20:40:00Z">
          <w:r w:rsidDel="00F769AC">
            <w:rPr>
              <w:rFonts w:ascii="Arial" w:hAnsi="Arial" w:cs="Arial"/>
              <w:sz w:val="20"/>
              <w:szCs w:val="20"/>
            </w:rPr>
            <w:delText>Regulador de Tensão Série</w:delText>
          </w:r>
        </w:del>
      </w:moveFrom>
    </w:p>
    <w:p w:rsidR="0009147F" w:rsidDel="00F769AC" w:rsidRDefault="0009147F" w:rsidP="00F769AC">
      <w:pPr>
        <w:pStyle w:val="SemEspaamento"/>
        <w:jc w:val="center"/>
        <w:rPr>
          <w:del w:id="748" w:author="Adam" w:date="2016-11-28T20:40:00Z"/>
          <w:rFonts w:ascii="Arial" w:hAnsi="Arial" w:cs="Arial"/>
          <w:sz w:val="20"/>
          <w:szCs w:val="20"/>
        </w:rPr>
      </w:pPr>
      <w:moveFrom w:id="749" w:author="Adam" w:date="2016-11-28T20:40:00Z">
        <w:r w:rsidRPr="002B2F4D" w:rsidDel="00F769AC">
          <w:rPr>
            <w:rFonts w:ascii="Arial" w:hAnsi="Arial" w:cs="Arial"/>
            <w:sz w:val="20"/>
            <w:szCs w:val="20"/>
          </w:rPr>
          <w:t xml:space="preserve">(fonte: </w:t>
        </w:r>
        <w:r w:rsidDel="00F769AC">
          <w:rPr>
            <w:rFonts w:ascii="Arial" w:hAnsi="Arial" w:cs="Arial"/>
            <w:sz w:val="20"/>
            <w:szCs w:val="20"/>
          </w:rPr>
          <w:t>BOYLESTAD; NASHELSKY, 2004</w:t>
        </w:r>
        <w:r w:rsidRPr="002B2F4D" w:rsidDel="00F769AC">
          <w:rPr>
            <w:rFonts w:ascii="Arial" w:hAnsi="Arial" w:cs="Arial"/>
            <w:sz w:val="20"/>
            <w:szCs w:val="20"/>
          </w:rPr>
          <w:t>)</w:t>
        </w:r>
      </w:moveFrom>
      <w:moveFromRangeEnd w:id="745"/>
    </w:p>
    <w:p w:rsidR="0009147F" w:rsidRPr="001E0C2C" w:rsidRDefault="0009147F" w:rsidP="00F769AC">
      <w:pPr>
        <w:pStyle w:val="SemEspaamento"/>
        <w:jc w:val="center"/>
        <w:rPr>
          <w:ins w:id="750" w:author="Adam" w:date="2016-11-28T20:40:00Z"/>
          <w:rFonts w:ascii="Arial" w:hAnsi="Arial" w:cs="Arial"/>
          <w:sz w:val="20"/>
          <w:szCs w:val="20"/>
          <w:rPrChange w:id="751" w:author="Adam" w:date="2016-11-28T20:41:00Z">
            <w:rPr>
              <w:ins w:id="752" w:author="Adam" w:date="2016-11-28T20:40:00Z"/>
              <w:rFonts w:ascii="Arial" w:hAnsi="Arial" w:cs="Arial"/>
              <w:sz w:val="24"/>
              <w:szCs w:val="24"/>
              <w:lang w:eastAsia="pt-BR"/>
            </w:rPr>
          </w:rPrChange>
        </w:rPr>
        <w:pPrChange w:id="753" w:author="Adam" w:date="2016-11-28T20:40:00Z">
          <w:pPr>
            <w:spacing w:line="360" w:lineRule="auto"/>
            <w:jc w:val="center"/>
          </w:pPr>
        </w:pPrChange>
      </w:pPr>
    </w:p>
    <w:p w:rsidR="00F769AC" w:rsidRDefault="00F769AC" w:rsidP="00F769AC">
      <w:pPr>
        <w:pStyle w:val="SemEspaamento"/>
        <w:jc w:val="center"/>
        <w:rPr>
          <w:rFonts w:ascii="Arial" w:hAnsi="Arial" w:cs="Arial"/>
          <w:sz w:val="24"/>
          <w:szCs w:val="24"/>
          <w:lang w:eastAsia="pt-BR"/>
        </w:rPr>
        <w:pPrChange w:id="754" w:author="Adam" w:date="2016-11-28T20:40:00Z">
          <w:pPr>
            <w:spacing w:line="360" w:lineRule="auto"/>
            <w:jc w:val="center"/>
          </w:pPr>
        </w:pPrChange>
      </w:pPr>
    </w:p>
    <w:p w:rsidR="007445F8" w:rsidRDefault="0009147F" w:rsidP="008C7865">
      <w:pPr>
        <w:spacing w:line="360" w:lineRule="auto"/>
        <w:ind w:firstLine="708"/>
        <w:jc w:val="both"/>
        <w:rPr>
          <w:rFonts w:ascii="Arial" w:hAnsi="Arial" w:cs="Arial"/>
          <w:sz w:val="24"/>
          <w:szCs w:val="24"/>
          <w:lang w:eastAsia="pt-BR"/>
        </w:rPr>
      </w:pPr>
      <w:r>
        <w:rPr>
          <w:rFonts w:ascii="Arial" w:hAnsi="Arial" w:cs="Arial"/>
          <w:sz w:val="24"/>
          <w:szCs w:val="24"/>
          <w:lang w:eastAsia="pt-BR"/>
        </w:rPr>
        <w:t xml:space="preserve">No </w:t>
      </w:r>
      <w:r w:rsidRPr="00231E34">
        <w:rPr>
          <w:rFonts w:ascii="Arial" w:hAnsi="Arial" w:cs="Arial"/>
          <w:sz w:val="24"/>
          <w:szCs w:val="24"/>
          <w:lang w:eastAsia="pt-BR"/>
        </w:rPr>
        <w:t>Regulador de Tensão Paralelo a carga está em paralelo com o transistor</w:t>
      </w:r>
      <w:r>
        <w:rPr>
          <w:rFonts w:ascii="Arial" w:hAnsi="Arial" w:cs="Arial"/>
          <w:sz w:val="24"/>
          <w:szCs w:val="24"/>
          <w:lang w:eastAsia="pt-BR"/>
        </w:rPr>
        <w:t xml:space="preserve">, neste circuito a regulação ocorrerá através do desvio da corrente de carga à saída, pelo coletor do transistor.  A </w:t>
      </w:r>
      <w:del w:id="755" w:author="Adam" w:date="2016-11-28T20:44:00Z">
        <w:r w:rsidDel="001E0C2C">
          <w:rPr>
            <w:rFonts w:ascii="Arial" w:hAnsi="Arial" w:cs="Arial"/>
            <w:sz w:val="24"/>
            <w:szCs w:val="24"/>
            <w:lang w:eastAsia="pt-BR"/>
          </w:rPr>
          <w:delText xml:space="preserve">figura 10 </w:delText>
        </w:r>
      </w:del>
      <w:ins w:id="756" w:author="Adam" w:date="2016-11-28T20:44:00Z">
        <w:r w:rsidR="001E0C2C">
          <w:rPr>
            <w:rFonts w:ascii="Arial" w:hAnsi="Arial" w:cs="Arial"/>
            <w:sz w:val="24"/>
            <w:szCs w:val="24"/>
            <w:lang w:eastAsia="pt-BR"/>
          </w:rPr>
          <w:fldChar w:fldCharType="begin"/>
        </w:r>
        <w:r w:rsidR="001E0C2C">
          <w:rPr>
            <w:rFonts w:ascii="Arial" w:hAnsi="Arial" w:cs="Arial"/>
            <w:sz w:val="24"/>
            <w:szCs w:val="24"/>
            <w:lang w:eastAsia="pt-BR"/>
          </w:rPr>
          <w:instrText xml:space="preserve"> REF _Ref468129180 \h </w:instrText>
        </w:r>
        <w:r w:rsidR="001E0C2C">
          <w:rPr>
            <w:rFonts w:ascii="Arial" w:hAnsi="Arial" w:cs="Arial"/>
            <w:sz w:val="24"/>
            <w:szCs w:val="24"/>
            <w:lang w:eastAsia="pt-BR"/>
          </w:rPr>
        </w:r>
      </w:ins>
      <w:r w:rsidR="001E0C2C">
        <w:rPr>
          <w:rFonts w:ascii="Arial" w:hAnsi="Arial" w:cs="Arial"/>
          <w:sz w:val="24"/>
          <w:szCs w:val="24"/>
          <w:lang w:eastAsia="pt-BR"/>
        </w:rPr>
        <w:instrText xml:space="preserve"> \* MERGEFORMAT </w:instrText>
      </w:r>
      <w:r w:rsidR="001E0C2C">
        <w:rPr>
          <w:rFonts w:ascii="Arial" w:hAnsi="Arial" w:cs="Arial"/>
          <w:sz w:val="24"/>
          <w:szCs w:val="24"/>
          <w:lang w:eastAsia="pt-BR"/>
        </w:rPr>
        <w:fldChar w:fldCharType="separate"/>
      </w:r>
      <w:ins w:id="757" w:author="Adam" w:date="2016-11-28T20:44:00Z">
        <w:r w:rsidR="001E0C2C" w:rsidRPr="001E0C2C">
          <w:rPr>
            <w:rFonts w:ascii="Arial" w:hAnsi="Arial" w:cs="Arial"/>
            <w:sz w:val="24"/>
            <w:szCs w:val="24"/>
            <w:lang w:eastAsia="pt-BR"/>
            <w:rPrChange w:id="758" w:author="Adam" w:date="2016-11-28T20:44:00Z">
              <w:rPr/>
            </w:rPrChange>
          </w:rPr>
          <w:t xml:space="preserve">Figura </w:t>
        </w:r>
        <w:r w:rsidR="001E0C2C" w:rsidRPr="001E0C2C">
          <w:rPr>
            <w:rFonts w:ascii="Arial" w:hAnsi="Arial" w:cs="Arial"/>
            <w:sz w:val="24"/>
            <w:szCs w:val="24"/>
            <w:lang w:eastAsia="pt-BR"/>
            <w:rPrChange w:id="759" w:author="Adam" w:date="2016-11-28T20:44:00Z">
              <w:rPr>
                <w:noProof/>
              </w:rPr>
            </w:rPrChange>
          </w:rPr>
          <w:t>11</w:t>
        </w:r>
        <w:r w:rsidR="001E0C2C">
          <w:rPr>
            <w:rFonts w:ascii="Arial" w:hAnsi="Arial" w:cs="Arial"/>
            <w:sz w:val="24"/>
            <w:szCs w:val="24"/>
            <w:lang w:eastAsia="pt-BR"/>
          </w:rPr>
          <w:fldChar w:fldCharType="end"/>
        </w:r>
        <w:r w:rsidR="001E0C2C">
          <w:rPr>
            <w:rFonts w:ascii="Arial" w:hAnsi="Arial" w:cs="Arial"/>
            <w:sz w:val="24"/>
            <w:szCs w:val="24"/>
            <w:lang w:eastAsia="pt-BR"/>
          </w:rPr>
          <w:t xml:space="preserve"> </w:t>
        </w:r>
      </w:ins>
      <w:del w:id="760" w:author="Adam" w:date="2016-11-28T20:44:00Z">
        <w:r w:rsidDel="001E0C2C">
          <w:rPr>
            <w:rFonts w:ascii="Arial" w:hAnsi="Arial" w:cs="Arial"/>
            <w:sz w:val="24"/>
            <w:szCs w:val="24"/>
            <w:lang w:eastAsia="pt-BR"/>
          </w:rPr>
          <w:delText>de</w:delText>
        </w:r>
      </w:del>
      <w:r>
        <w:rPr>
          <w:rFonts w:ascii="Arial" w:hAnsi="Arial" w:cs="Arial"/>
          <w:sz w:val="24"/>
          <w:szCs w:val="24"/>
          <w:lang w:eastAsia="pt-BR"/>
        </w:rPr>
        <w:t>mo</w:t>
      </w:r>
      <w:del w:id="761" w:author="Adam" w:date="2016-11-28T20:44:00Z">
        <w:r w:rsidDel="001E0C2C">
          <w:rPr>
            <w:rFonts w:ascii="Arial" w:hAnsi="Arial" w:cs="Arial"/>
            <w:sz w:val="24"/>
            <w:szCs w:val="24"/>
            <w:lang w:eastAsia="pt-BR"/>
          </w:rPr>
          <w:delText>n</w:delText>
        </w:r>
      </w:del>
      <w:r>
        <w:rPr>
          <w:rFonts w:ascii="Arial" w:hAnsi="Arial" w:cs="Arial"/>
          <w:sz w:val="24"/>
          <w:szCs w:val="24"/>
          <w:lang w:eastAsia="pt-BR"/>
        </w:rPr>
        <w:t>stra a tensão de entrada não regulada, na qual de acordo com as necessidades do circuito a corrente será drenada.</w:t>
      </w:r>
    </w:p>
    <w:p w:rsidR="007445F8" w:rsidDel="001E0C2C" w:rsidRDefault="007445F8" w:rsidP="008C7865">
      <w:pPr>
        <w:spacing w:line="360" w:lineRule="auto"/>
        <w:ind w:firstLine="708"/>
        <w:jc w:val="both"/>
        <w:rPr>
          <w:del w:id="762" w:author="Adam" w:date="2016-11-28T20:41:00Z"/>
          <w:rFonts w:ascii="Arial" w:hAnsi="Arial" w:cs="Arial"/>
          <w:sz w:val="24"/>
          <w:szCs w:val="24"/>
          <w:lang w:eastAsia="pt-BR"/>
        </w:rPr>
      </w:pPr>
    </w:p>
    <w:p w:rsidR="007445F8" w:rsidDel="001E0C2C" w:rsidRDefault="007445F8" w:rsidP="008C7865">
      <w:pPr>
        <w:spacing w:line="360" w:lineRule="auto"/>
        <w:ind w:firstLine="708"/>
        <w:jc w:val="both"/>
        <w:rPr>
          <w:del w:id="763" w:author="Adam" w:date="2016-11-28T20:41:00Z"/>
          <w:rFonts w:ascii="Arial" w:hAnsi="Arial" w:cs="Arial"/>
          <w:sz w:val="24"/>
          <w:szCs w:val="24"/>
          <w:lang w:eastAsia="pt-BR"/>
        </w:rPr>
      </w:pPr>
    </w:p>
    <w:p w:rsidR="007445F8" w:rsidRPr="007A6111" w:rsidDel="001E0C2C" w:rsidRDefault="007445F8" w:rsidP="007445F8">
      <w:pPr>
        <w:spacing w:line="360" w:lineRule="auto"/>
        <w:jc w:val="both"/>
        <w:rPr>
          <w:del w:id="764" w:author="Adam" w:date="2016-11-28T20:41:00Z"/>
          <w:rFonts w:ascii="Arial" w:hAnsi="Arial" w:cs="Arial"/>
          <w:color w:val="FF0000"/>
          <w:sz w:val="24"/>
          <w:szCs w:val="24"/>
          <w:lang w:eastAsia="pt-BR"/>
        </w:rPr>
      </w:pPr>
      <w:del w:id="765" w:author="Adam" w:date="2016-11-28T20:41:00Z">
        <w:r w:rsidRPr="007A6111" w:rsidDel="001E0C2C">
          <w:rPr>
            <w:rFonts w:ascii="Arial" w:hAnsi="Arial" w:cs="Arial"/>
            <w:color w:val="FF0000"/>
            <w:sz w:val="24"/>
            <w:szCs w:val="24"/>
            <w:lang w:eastAsia="pt-BR"/>
          </w:rPr>
          <w:delText>&lt;Pericles reclamou da</w:delText>
        </w:r>
        <w:r w:rsidDel="001E0C2C">
          <w:rPr>
            <w:rFonts w:ascii="Arial" w:hAnsi="Arial" w:cs="Arial"/>
            <w:color w:val="FF0000"/>
            <w:sz w:val="24"/>
            <w:szCs w:val="24"/>
            <w:lang w:eastAsia="pt-BR"/>
          </w:rPr>
          <w:delText>s</w:delText>
        </w:r>
        <w:r w:rsidRPr="007A6111" w:rsidDel="001E0C2C">
          <w:rPr>
            <w:rFonts w:ascii="Arial" w:hAnsi="Arial" w:cs="Arial"/>
            <w:color w:val="FF0000"/>
            <w:sz w:val="24"/>
            <w:szCs w:val="24"/>
            <w:lang w:eastAsia="pt-BR"/>
          </w:rPr>
          <w:delText xml:space="preserve"> figura</w:delText>
        </w:r>
        <w:r w:rsidDel="001E0C2C">
          <w:rPr>
            <w:rFonts w:ascii="Arial" w:hAnsi="Arial" w:cs="Arial"/>
            <w:color w:val="FF0000"/>
            <w:sz w:val="24"/>
            <w:szCs w:val="24"/>
            <w:lang w:eastAsia="pt-BR"/>
          </w:rPr>
          <w:delText>s RT</w:delText>
        </w:r>
        <w:r w:rsidRPr="007A6111" w:rsidDel="001E0C2C">
          <w:rPr>
            <w:rFonts w:ascii="Arial" w:hAnsi="Arial" w:cs="Arial"/>
            <w:color w:val="FF0000"/>
            <w:sz w:val="24"/>
            <w:szCs w:val="24"/>
            <w:lang w:eastAsia="pt-BR"/>
          </w:rPr>
          <w:delText xml:space="preserve"> falou que ficaram pequenas</w:delText>
        </w:r>
        <w:r w:rsidDel="001E0C2C">
          <w:rPr>
            <w:rFonts w:ascii="Arial" w:hAnsi="Arial" w:cs="Arial"/>
            <w:color w:val="FF0000"/>
            <w:sz w:val="24"/>
            <w:szCs w:val="24"/>
            <w:lang w:eastAsia="pt-BR"/>
          </w:rPr>
          <w:delText xml:space="preserve"> e editar</w:delText>
        </w:r>
        <w:r w:rsidRPr="007A6111" w:rsidDel="001E0C2C">
          <w:rPr>
            <w:rFonts w:ascii="Arial" w:hAnsi="Arial" w:cs="Arial"/>
            <w:color w:val="FF0000"/>
            <w:sz w:val="24"/>
            <w:szCs w:val="24"/>
            <w:lang w:eastAsia="pt-BR"/>
          </w:rPr>
          <w:delText>&gt;</w:delText>
        </w:r>
      </w:del>
    </w:p>
    <w:p w:rsidR="0009147F" w:rsidRPr="00FD7E94" w:rsidRDefault="0009147F" w:rsidP="008C7865">
      <w:pPr>
        <w:spacing w:line="360" w:lineRule="auto"/>
        <w:ind w:firstLine="708"/>
        <w:jc w:val="both"/>
        <w:rPr>
          <w:rFonts w:ascii="Arial" w:hAnsi="Arial" w:cs="Arial"/>
          <w:sz w:val="24"/>
          <w:szCs w:val="24"/>
          <w:lang w:eastAsia="pt-BR"/>
        </w:rPr>
      </w:pPr>
      <w:del w:id="766" w:author="Adam" w:date="2016-11-28T20:41:00Z">
        <w:r w:rsidDel="001E0C2C">
          <w:rPr>
            <w:rFonts w:ascii="Arial" w:hAnsi="Arial" w:cs="Arial"/>
            <w:sz w:val="24"/>
            <w:szCs w:val="24"/>
            <w:lang w:eastAsia="pt-BR"/>
          </w:rPr>
          <w:delText xml:space="preserve"> </w:delText>
        </w:r>
      </w:del>
    </w:p>
    <w:p w:rsidR="001E0C2C" w:rsidRDefault="00EC6740" w:rsidP="001E0C2C">
      <w:pPr>
        <w:keepNext/>
        <w:spacing w:line="360" w:lineRule="auto"/>
        <w:ind w:firstLine="708"/>
        <w:jc w:val="center"/>
        <w:rPr>
          <w:ins w:id="767" w:author="Adam" w:date="2016-11-28T20:42:00Z"/>
        </w:rPr>
        <w:pPrChange w:id="768" w:author="Adam" w:date="2016-11-28T20:42:00Z">
          <w:pPr>
            <w:spacing w:line="360" w:lineRule="auto"/>
            <w:ind w:firstLine="708"/>
            <w:jc w:val="center"/>
          </w:pPr>
        </w:pPrChange>
      </w:pPr>
      <w:del w:id="769" w:author="Adam" w:date="2016-11-28T20:42:00Z">
        <w:r w:rsidDel="001E0C2C">
          <w:rPr>
            <w:rFonts w:ascii="Arial" w:hAnsi="Arial" w:cs="Arial"/>
            <w:noProof/>
            <w:sz w:val="24"/>
            <w:szCs w:val="24"/>
            <w:lang w:eastAsia="pt-BR"/>
          </w:rPr>
          <w:lastRenderedPageBreak/>
          <w:drawing>
            <wp:inline distT="0" distB="0" distL="0" distR="0" wp14:anchorId="5F0A5607" wp14:editId="2A934488">
              <wp:extent cx="3437200" cy="1913895"/>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7827" cy="1914244"/>
                      </a:xfrm>
                      <a:prstGeom prst="rect">
                        <a:avLst/>
                      </a:prstGeom>
                      <a:noFill/>
                      <a:ln>
                        <a:noFill/>
                      </a:ln>
                    </pic:spPr>
                  </pic:pic>
                </a:graphicData>
              </a:graphic>
            </wp:inline>
          </w:drawing>
        </w:r>
      </w:del>
      <w:ins w:id="770" w:author="Adam" w:date="2016-11-28T20:42:00Z">
        <w:r w:rsidR="001E0C2C" w:rsidRPr="001E0C2C">
          <w:rPr>
            <w:noProof/>
            <w:lang w:eastAsia="pt-BR"/>
          </w:rPr>
          <w:t xml:space="preserve"> </w:t>
        </w:r>
        <w:r w:rsidR="001E0C2C" w:rsidRPr="001E0C2C">
          <w:rPr>
            <w:rFonts w:ascii="Arial" w:hAnsi="Arial" w:cs="Arial"/>
            <w:sz w:val="24"/>
            <w:szCs w:val="24"/>
            <w:lang w:eastAsia="pt-BR"/>
          </w:rPr>
          <w:drawing>
            <wp:inline distT="0" distB="0" distL="0" distR="0" wp14:anchorId="6EB8D4CB" wp14:editId="43C86336">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847" cy="1876687"/>
                      </a:xfrm>
                      <a:prstGeom prst="rect">
                        <a:avLst/>
                      </a:prstGeom>
                    </pic:spPr>
                  </pic:pic>
                </a:graphicData>
              </a:graphic>
            </wp:inline>
          </w:drawing>
        </w:r>
      </w:ins>
    </w:p>
    <w:p w:rsidR="001E0C2C" w:rsidRDefault="001E0C2C" w:rsidP="001E0C2C">
      <w:pPr>
        <w:pStyle w:val="SemEspaamento"/>
        <w:jc w:val="center"/>
        <w:rPr>
          <w:rFonts w:ascii="Arial" w:hAnsi="Arial" w:cs="Arial"/>
          <w:sz w:val="20"/>
          <w:szCs w:val="20"/>
        </w:rPr>
      </w:pPr>
      <w:bookmarkStart w:id="771" w:name="_Ref468129180"/>
      <w:ins w:id="772" w:author="Adam" w:date="2016-11-28T20:42:00Z">
        <w:r>
          <w:t xml:space="preserve">Figura </w:t>
        </w:r>
        <w:r>
          <w:fldChar w:fldCharType="begin"/>
        </w:r>
        <w:r>
          <w:instrText xml:space="preserve"> SEQ Figura \* ARABIC </w:instrText>
        </w:r>
      </w:ins>
      <w:r>
        <w:fldChar w:fldCharType="separate"/>
      </w:r>
      <w:ins w:id="773" w:author="Adam" w:date="2016-11-28T21:01:00Z">
        <w:r w:rsidR="00842E3D">
          <w:rPr>
            <w:noProof/>
          </w:rPr>
          <w:t>11</w:t>
        </w:r>
      </w:ins>
      <w:ins w:id="774" w:author="Adam" w:date="2016-11-28T20:42:00Z">
        <w:r>
          <w:fldChar w:fldCharType="end"/>
        </w:r>
        <w:bookmarkEnd w:id="771"/>
        <w:r>
          <w:t xml:space="preserve"> - </w:t>
        </w:r>
      </w:ins>
      <w:moveToRangeStart w:id="775" w:author="Adam" w:date="2016-11-28T20:42:00Z" w:name="move468129076"/>
      <w:moveTo w:id="776" w:author="Adam" w:date="2016-11-28T20:42:00Z">
        <w:r>
          <w:rPr>
            <w:rFonts w:ascii="Arial" w:hAnsi="Arial" w:cs="Arial"/>
            <w:sz w:val="20"/>
            <w:szCs w:val="20"/>
          </w:rPr>
          <w:t>Regulador de Tensão Paralelo</w:t>
        </w:r>
      </w:moveTo>
    </w:p>
    <w:p w:rsidR="001E0C2C" w:rsidRDefault="001E0C2C" w:rsidP="001E0C2C">
      <w:pPr>
        <w:pStyle w:val="SemEspaamento"/>
        <w:jc w:val="center"/>
        <w:rPr>
          <w:rFonts w:ascii="Arial" w:hAnsi="Arial" w:cs="Arial"/>
          <w:sz w:val="20"/>
          <w:szCs w:val="20"/>
        </w:rPr>
      </w:pPr>
      <w:moveTo w:id="777" w:author="Adam" w:date="2016-11-28T20:42: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Pr>
            <w:rFonts w:ascii="Arial" w:hAnsi="Arial" w:cs="Arial"/>
            <w:sz w:val="20"/>
            <w:szCs w:val="20"/>
          </w:rPr>
          <w:t>BOYLESTAD; NASHELSKY, 2004</w:t>
        </w:r>
        <w:r w:rsidRPr="002B2F4D">
          <w:rPr>
            <w:rFonts w:ascii="Arial" w:hAnsi="Arial" w:cs="Arial"/>
            <w:sz w:val="20"/>
            <w:szCs w:val="20"/>
          </w:rPr>
          <w:t>)</w:t>
        </w:r>
      </w:moveTo>
    </w:p>
    <w:moveToRangeEnd w:id="775"/>
    <w:p w:rsidR="0009147F" w:rsidRPr="00231E34" w:rsidDel="001E0C2C" w:rsidRDefault="0009147F" w:rsidP="001E0C2C">
      <w:pPr>
        <w:pStyle w:val="Legenda"/>
        <w:jc w:val="center"/>
        <w:rPr>
          <w:del w:id="778" w:author="Adam" w:date="2016-11-28T20:42:00Z"/>
          <w:rFonts w:ascii="Arial" w:hAnsi="Arial" w:cs="Arial"/>
          <w:sz w:val="24"/>
          <w:szCs w:val="24"/>
          <w:lang w:eastAsia="pt-BR"/>
        </w:rPr>
        <w:pPrChange w:id="779" w:author="Adam" w:date="2016-11-28T20:42:00Z">
          <w:pPr>
            <w:spacing w:line="360" w:lineRule="auto"/>
            <w:ind w:firstLine="708"/>
            <w:jc w:val="center"/>
          </w:pPr>
        </w:pPrChange>
      </w:pPr>
    </w:p>
    <w:p w:rsidR="0009147F" w:rsidDel="001E0C2C" w:rsidRDefault="0009147F" w:rsidP="001E0C2C">
      <w:pPr>
        <w:pStyle w:val="SemEspaamento"/>
        <w:jc w:val="center"/>
        <w:rPr>
          <w:rFonts w:ascii="Arial" w:hAnsi="Arial" w:cs="Arial"/>
          <w:sz w:val="20"/>
          <w:szCs w:val="20"/>
        </w:rPr>
        <w:pPrChange w:id="780" w:author="Adam" w:date="2016-11-28T20:42:00Z">
          <w:pPr>
            <w:pStyle w:val="SemEspaamento"/>
            <w:jc w:val="center"/>
          </w:pPr>
        </w:pPrChange>
      </w:pPr>
      <w:del w:id="781" w:author="Adam" w:date="2016-11-28T20:42:00Z">
        <w:r w:rsidDel="001E0C2C">
          <w:rPr>
            <w:rFonts w:ascii="Arial" w:hAnsi="Arial" w:cs="Arial"/>
            <w:sz w:val="20"/>
            <w:szCs w:val="20"/>
          </w:rPr>
          <w:delText>Figura 10</w:delText>
        </w:r>
        <w:r w:rsidRPr="002B2F4D" w:rsidDel="001E0C2C">
          <w:rPr>
            <w:rFonts w:ascii="Arial" w:hAnsi="Arial" w:cs="Arial"/>
            <w:sz w:val="20"/>
            <w:szCs w:val="20"/>
          </w:rPr>
          <w:delText>:</w:delText>
        </w:r>
        <w:r w:rsidDel="001E0C2C">
          <w:rPr>
            <w:rFonts w:ascii="Arial" w:hAnsi="Arial" w:cs="Arial"/>
            <w:sz w:val="20"/>
            <w:szCs w:val="20"/>
          </w:rPr>
          <w:delText xml:space="preserve"> </w:delText>
        </w:r>
      </w:del>
      <w:moveFromRangeStart w:id="782" w:author="Adam" w:date="2016-11-28T20:42:00Z" w:name="move468129076"/>
      <w:moveFrom w:id="783" w:author="Adam" w:date="2016-11-28T20:42:00Z">
        <w:r w:rsidDel="001E0C2C">
          <w:rPr>
            <w:rFonts w:ascii="Arial" w:hAnsi="Arial" w:cs="Arial"/>
            <w:sz w:val="20"/>
            <w:szCs w:val="20"/>
          </w:rPr>
          <w:t>Regulador de Tensão Paralelo</w:t>
        </w:r>
      </w:moveFrom>
    </w:p>
    <w:p w:rsidR="0009147F" w:rsidRDefault="0009147F" w:rsidP="001E0C2C">
      <w:pPr>
        <w:pStyle w:val="SemEspaamento"/>
        <w:jc w:val="center"/>
        <w:rPr>
          <w:rFonts w:ascii="Arial" w:hAnsi="Arial" w:cs="Arial"/>
          <w:sz w:val="20"/>
          <w:szCs w:val="20"/>
        </w:rPr>
      </w:pPr>
      <w:moveFrom w:id="784" w:author="Adam" w:date="2016-11-28T20:42:00Z">
        <w:r w:rsidRPr="002B2F4D" w:rsidDel="001E0C2C">
          <w:rPr>
            <w:rFonts w:ascii="Arial" w:hAnsi="Arial" w:cs="Arial"/>
            <w:sz w:val="20"/>
            <w:szCs w:val="20"/>
          </w:rPr>
          <w:t xml:space="preserve">(fonte: </w:t>
        </w:r>
        <w:r w:rsidDel="001E0C2C">
          <w:rPr>
            <w:rFonts w:ascii="Arial" w:hAnsi="Arial" w:cs="Arial"/>
            <w:sz w:val="20"/>
            <w:szCs w:val="20"/>
          </w:rPr>
          <w:t>BOYLESTAD; NASHELSKY, 2004</w:t>
        </w:r>
        <w:r w:rsidRPr="002B2F4D" w:rsidDel="001E0C2C">
          <w:rPr>
            <w:rFonts w:ascii="Arial" w:hAnsi="Arial" w:cs="Arial"/>
            <w:sz w:val="20"/>
            <w:szCs w:val="20"/>
          </w:rPr>
          <w:t>)</w:t>
        </w:r>
      </w:moveFrom>
      <w:moveFromRangeEnd w:id="782"/>
    </w:p>
    <w:p w:rsidR="007A6111" w:rsidRDefault="007A6111" w:rsidP="003F1A9E">
      <w:pPr>
        <w:pStyle w:val="SemEspaamento"/>
        <w:jc w:val="center"/>
        <w:rPr>
          <w:rFonts w:ascii="Arial" w:hAnsi="Arial" w:cs="Arial"/>
          <w:sz w:val="20"/>
          <w:szCs w:val="20"/>
        </w:rPr>
      </w:pPr>
    </w:p>
    <w:p w:rsidR="0009147F" w:rsidRPr="008D32FF" w:rsidRDefault="0009147F" w:rsidP="008C7865">
      <w:pPr>
        <w:pStyle w:val="Ttulo3"/>
        <w:spacing w:line="360" w:lineRule="auto"/>
        <w:jc w:val="both"/>
        <w:rPr>
          <w:rFonts w:ascii="Arial" w:hAnsi="Arial" w:cs="Arial"/>
          <w:color w:val="auto"/>
          <w:lang w:eastAsia="pt-BR"/>
        </w:rPr>
      </w:pPr>
      <w:bookmarkStart w:id="785" w:name="_Toc466010558"/>
      <w:bookmarkStart w:id="786" w:name="_Toc466021408"/>
      <w:r w:rsidRPr="008D32FF">
        <w:rPr>
          <w:rFonts w:ascii="Arial" w:hAnsi="Arial" w:cs="Arial"/>
          <w:color w:val="auto"/>
          <w:lang w:eastAsia="pt-BR"/>
        </w:rPr>
        <w:t>2.5.2</w:t>
      </w:r>
      <w:r w:rsidRPr="008D32FF">
        <w:rPr>
          <w:rFonts w:ascii="Arial" w:hAnsi="Arial" w:cs="Arial"/>
          <w:color w:val="auto"/>
          <w:lang w:eastAsia="pt-BR"/>
        </w:rPr>
        <w:tab/>
        <w:t>C</w:t>
      </w:r>
      <w:ins w:id="787" w:author="Adam" w:date="2016-11-28T20:44:00Z">
        <w:r w:rsidR="008B4D86">
          <w:rPr>
            <w:rFonts w:ascii="Arial" w:hAnsi="Arial" w:cs="Arial"/>
            <w:color w:val="auto"/>
            <w:lang w:eastAsia="pt-BR"/>
          </w:rPr>
          <w:t>ircuitos integrados</w:t>
        </w:r>
      </w:ins>
      <w:del w:id="788" w:author="Adam" w:date="2016-11-28T20:44:00Z">
        <w:r w:rsidRPr="008D32FF" w:rsidDel="008B4D86">
          <w:rPr>
            <w:rFonts w:ascii="Arial" w:hAnsi="Arial" w:cs="Arial"/>
            <w:color w:val="auto"/>
            <w:lang w:eastAsia="pt-BR"/>
          </w:rPr>
          <w:delText>Is</w:delText>
        </w:r>
      </w:del>
      <w:r w:rsidRPr="008D32FF">
        <w:rPr>
          <w:rFonts w:ascii="Arial" w:hAnsi="Arial" w:cs="Arial"/>
          <w:color w:val="auto"/>
          <w:lang w:eastAsia="pt-BR"/>
        </w:rPr>
        <w:t xml:space="preserve"> reguladores de tensão</w:t>
      </w:r>
      <w:bookmarkEnd w:id="785"/>
      <w:bookmarkEnd w:id="786"/>
    </w:p>
    <w:p w:rsidR="0009147F" w:rsidRPr="0060765F" w:rsidRDefault="0009147F" w:rsidP="008C7865">
      <w:pPr>
        <w:jc w:val="both"/>
        <w:rPr>
          <w:rFonts w:ascii="Arial" w:hAnsi="Arial" w:cs="Arial"/>
          <w:sz w:val="24"/>
          <w:szCs w:val="24"/>
          <w:lang w:eastAsia="pt-BR"/>
        </w:rPr>
      </w:pPr>
      <w:r>
        <w:rPr>
          <w:lang w:eastAsia="pt-BR"/>
        </w:rPr>
        <w:tab/>
      </w:r>
    </w:p>
    <w:p w:rsidR="0009147F" w:rsidRDefault="0009147F" w:rsidP="008C7865">
      <w:pPr>
        <w:spacing w:line="360" w:lineRule="auto"/>
        <w:jc w:val="both"/>
        <w:rPr>
          <w:rFonts w:ascii="Arial" w:hAnsi="Arial" w:cs="Arial"/>
          <w:sz w:val="24"/>
          <w:szCs w:val="24"/>
          <w:lang w:eastAsia="pt-BR"/>
        </w:rPr>
      </w:pPr>
      <w:r w:rsidRPr="0060765F">
        <w:rPr>
          <w:rFonts w:ascii="Arial" w:hAnsi="Arial" w:cs="Arial"/>
          <w:sz w:val="24"/>
          <w:szCs w:val="24"/>
          <w:lang w:eastAsia="pt-BR"/>
        </w:rPr>
        <w:tab/>
      </w:r>
      <w:r>
        <w:rPr>
          <w:rFonts w:ascii="Arial" w:hAnsi="Arial" w:cs="Arial"/>
          <w:sz w:val="24"/>
          <w:szCs w:val="24"/>
          <w:lang w:eastAsia="pt-BR"/>
        </w:rPr>
        <w:t xml:space="preserve">Os </w:t>
      </w:r>
      <w:proofErr w:type="gramStart"/>
      <w:ins w:id="789" w:author="Adam" w:date="2016-11-28T20:45:00Z">
        <w:r w:rsidR="00F922DF" w:rsidRPr="00F922DF">
          <w:rPr>
            <w:rFonts w:ascii="Arial" w:hAnsi="Arial" w:cs="Arial"/>
            <w:sz w:val="24"/>
            <w:szCs w:val="24"/>
            <w:lang w:eastAsia="pt-BR"/>
            <w:rPrChange w:id="790" w:author="Adam" w:date="2016-11-28T20:46:00Z">
              <w:rPr>
                <w:rFonts w:ascii="Arial" w:hAnsi="Arial" w:cs="Arial"/>
                <w:lang w:eastAsia="pt-BR"/>
              </w:rPr>
            </w:rPrChange>
          </w:rPr>
          <w:t>Circuitos integrados  (</w:t>
        </w:r>
      </w:ins>
      <w:proofErr w:type="gramEnd"/>
      <w:r>
        <w:rPr>
          <w:rFonts w:ascii="Arial" w:hAnsi="Arial" w:cs="Arial"/>
          <w:sz w:val="24"/>
          <w:szCs w:val="24"/>
          <w:lang w:eastAsia="pt-BR"/>
        </w:rPr>
        <w:t>CI</w:t>
      </w:r>
      <w:ins w:id="791" w:author="Adam" w:date="2016-11-28T20:29:00Z">
        <w:r w:rsidR="00873200">
          <w:rPr>
            <w:rFonts w:ascii="Arial" w:hAnsi="Arial" w:cs="Arial"/>
            <w:sz w:val="24"/>
            <w:szCs w:val="24"/>
            <w:lang w:eastAsia="pt-BR"/>
          </w:rPr>
          <w:t>’</w:t>
        </w:r>
      </w:ins>
      <w:r>
        <w:rPr>
          <w:rFonts w:ascii="Arial" w:hAnsi="Arial" w:cs="Arial"/>
          <w:sz w:val="24"/>
          <w:szCs w:val="24"/>
          <w:lang w:eastAsia="pt-BR"/>
        </w:rPr>
        <w:t>s</w:t>
      </w:r>
      <w:ins w:id="792" w:author="Adam" w:date="2016-11-28T20:45:00Z">
        <w:r w:rsidR="00F922DF">
          <w:rPr>
            <w:rFonts w:ascii="Arial" w:hAnsi="Arial" w:cs="Arial"/>
            <w:sz w:val="24"/>
            <w:szCs w:val="24"/>
            <w:lang w:eastAsia="pt-BR"/>
          </w:rPr>
          <w:t>)</w:t>
        </w:r>
      </w:ins>
      <w:r>
        <w:rPr>
          <w:rFonts w:ascii="Arial" w:hAnsi="Arial" w:cs="Arial"/>
          <w:sz w:val="24"/>
          <w:szCs w:val="24"/>
          <w:lang w:eastAsia="pt-BR"/>
        </w:rPr>
        <w:t xml:space="preserve"> através de um único encapsulamento, projetados a partir dos reguladores a transistor</w:t>
      </w:r>
      <w:ins w:id="793" w:author="Adam" w:date="2016-11-28T20:45:00Z">
        <w:r w:rsidR="00F922DF">
          <w:rPr>
            <w:rFonts w:ascii="Arial" w:hAnsi="Arial" w:cs="Arial"/>
            <w:sz w:val="24"/>
            <w:szCs w:val="24"/>
            <w:lang w:eastAsia="pt-BR"/>
          </w:rPr>
          <w:t>,</w:t>
        </w:r>
      </w:ins>
      <w:del w:id="794" w:author="Adam" w:date="2016-11-28T20:45:00Z">
        <w:r w:rsidDel="00F922DF">
          <w:rPr>
            <w:rFonts w:ascii="Arial" w:hAnsi="Arial" w:cs="Arial"/>
            <w:sz w:val="24"/>
            <w:szCs w:val="24"/>
            <w:lang w:eastAsia="pt-BR"/>
          </w:rPr>
          <w:delText>. A</w:delText>
        </w:r>
      </w:del>
      <w:ins w:id="795" w:author="Adam" w:date="2016-11-28T20:45:00Z">
        <w:r w:rsidR="00F922DF">
          <w:rPr>
            <w:rFonts w:ascii="Arial" w:hAnsi="Arial" w:cs="Arial"/>
            <w:sz w:val="24"/>
            <w:szCs w:val="24"/>
            <w:lang w:eastAsia="pt-BR"/>
          </w:rPr>
          <w:t xml:space="preserve"> a</w:t>
        </w:r>
      </w:ins>
      <w:r>
        <w:rPr>
          <w:rFonts w:ascii="Arial" w:hAnsi="Arial" w:cs="Arial"/>
          <w:sz w:val="24"/>
          <w:szCs w:val="24"/>
          <w:lang w:eastAsia="pt-BR"/>
        </w:rPr>
        <w:t>presentam vári</w:t>
      </w:r>
      <w:ins w:id="796" w:author="Adam" w:date="2016-11-28T20:45:00Z">
        <w:r w:rsidR="00F922DF">
          <w:rPr>
            <w:rFonts w:ascii="Arial" w:hAnsi="Arial" w:cs="Arial"/>
            <w:sz w:val="24"/>
            <w:szCs w:val="24"/>
            <w:lang w:eastAsia="pt-BR"/>
          </w:rPr>
          <w:t>a</w:t>
        </w:r>
      </w:ins>
      <w:del w:id="797" w:author="Adam" w:date="2016-11-28T20:45:00Z">
        <w:r w:rsidDel="00F922DF">
          <w:rPr>
            <w:rFonts w:ascii="Arial" w:hAnsi="Arial" w:cs="Arial"/>
            <w:sz w:val="24"/>
            <w:szCs w:val="24"/>
            <w:lang w:eastAsia="pt-BR"/>
          </w:rPr>
          <w:delText>o</w:delText>
        </w:r>
      </w:del>
      <w:r>
        <w:rPr>
          <w:rFonts w:ascii="Arial" w:hAnsi="Arial" w:cs="Arial"/>
          <w:sz w:val="24"/>
          <w:szCs w:val="24"/>
          <w:lang w:eastAsia="pt-BR"/>
        </w:rPr>
        <w:t xml:space="preserve">s </w:t>
      </w:r>
      <w:del w:id="798" w:author="Adam" w:date="2016-11-28T20:45:00Z">
        <w:r w:rsidDel="00F922DF">
          <w:rPr>
            <w:rFonts w:ascii="Arial" w:hAnsi="Arial" w:cs="Arial"/>
            <w:sz w:val="24"/>
            <w:szCs w:val="24"/>
            <w:lang w:eastAsia="pt-BR"/>
          </w:rPr>
          <w:delText xml:space="preserve">tipos </w:delText>
        </w:r>
      </w:del>
      <w:ins w:id="799" w:author="Adam" w:date="2016-11-28T20:45:00Z">
        <w:r w:rsidR="00F922DF">
          <w:rPr>
            <w:rFonts w:ascii="Arial" w:hAnsi="Arial" w:cs="Arial"/>
            <w:sz w:val="24"/>
            <w:szCs w:val="24"/>
            <w:lang w:eastAsia="pt-BR"/>
          </w:rPr>
          <w:t xml:space="preserve">arquiteturas </w:t>
        </w:r>
      </w:ins>
      <w:r>
        <w:rPr>
          <w:rFonts w:ascii="Arial" w:hAnsi="Arial" w:cs="Arial"/>
          <w:sz w:val="24"/>
          <w:szCs w:val="24"/>
          <w:lang w:eastAsia="pt-BR"/>
        </w:rPr>
        <w:t xml:space="preserve">que podem fornecer </w:t>
      </w:r>
      <w:del w:id="800" w:author="Adam" w:date="2016-11-28T20:45:00Z">
        <w:r w:rsidDel="00F922DF">
          <w:rPr>
            <w:rFonts w:ascii="Arial" w:hAnsi="Arial" w:cs="Arial"/>
            <w:sz w:val="24"/>
            <w:szCs w:val="24"/>
            <w:lang w:eastAsia="pt-BR"/>
          </w:rPr>
          <w:delText xml:space="preserve">uma </w:delText>
        </w:r>
      </w:del>
      <w:r>
        <w:rPr>
          <w:rFonts w:ascii="Arial" w:hAnsi="Arial" w:cs="Arial"/>
          <w:sz w:val="24"/>
          <w:szCs w:val="24"/>
          <w:lang w:eastAsia="pt-BR"/>
        </w:rPr>
        <w:t xml:space="preserve">regulação para </w:t>
      </w:r>
      <w:del w:id="801" w:author="Adam" w:date="2016-11-28T20:45:00Z">
        <w:r w:rsidDel="00F922DF">
          <w:rPr>
            <w:rFonts w:ascii="Arial" w:hAnsi="Arial" w:cs="Arial"/>
            <w:sz w:val="24"/>
            <w:szCs w:val="24"/>
            <w:lang w:eastAsia="pt-BR"/>
          </w:rPr>
          <w:delText xml:space="preserve">uma </w:delText>
        </w:r>
      </w:del>
      <w:r>
        <w:rPr>
          <w:rFonts w:ascii="Arial" w:hAnsi="Arial" w:cs="Arial"/>
          <w:sz w:val="24"/>
          <w:szCs w:val="24"/>
          <w:lang w:eastAsia="pt-BR"/>
        </w:rPr>
        <w:t>tensão positiva fixa ou tensão negativa fixa, além de oferecer uma tensão ajustável na saída.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Os Reguladores de Tensão Positiva Fixa são d</w:t>
      </w:r>
      <w:r w:rsidR="007445F8">
        <w:rPr>
          <w:rFonts w:ascii="Arial" w:hAnsi="Arial" w:cs="Arial"/>
          <w:sz w:val="24"/>
          <w:szCs w:val="24"/>
          <w:lang w:eastAsia="pt-BR"/>
        </w:rPr>
        <w:t>a</w:t>
      </w:r>
      <w:r>
        <w:rPr>
          <w:rFonts w:ascii="Arial" w:hAnsi="Arial" w:cs="Arial"/>
          <w:sz w:val="24"/>
          <w:szCs w:val="24"/>
          <w:lang w:eastAsia="pt-BR"/>
        </w:rPr>
        <w:t xml:space="preserve"> série 78 </w:t>
      </w:r>
      <w:r w:rsidR="007445F8">
        <w:rPr>
          <w:rFonts w:ascii="Arial" w:hAnsi="Arial" w:cs="Arial"/>
          <w:sz w:val="24"/>
          <w:szCs w:val="24"/>
          <w:lang w:eastAsia="pt-BR"/>
        </w:rPr>
        <w:t>e controlam a tensão de saída entre</w:t>
      </w:r>
      <w:r>
        <w:rPr>
          <w:rFonts w:ascii="Arial" w:hAnsi="Arial" w:cs="Arial"/>
          <w:sz w:val="24"/>
          <w:szCs w:val="24"/>
          <w:lang w:eastAsia="pt-BR"/>
        </w:rPr>
        <w:t xml:space="preserve"> </w:t>
      </w:r>
      <w:smartTag w:uri="urn:schemas-microsoft-com:office:smarttags" w:element="metricconverter">
        <w:smartTagPr>
          <w:attr w:name="ProductID" w:val="5 a"/>
        </w:smartTagPr>
        <w:r>
          <w:rPr>
            <w:rFonts w:ascii="Arial" w:hAnsi="Arial" w:cs="Arial"/>
            <w:sz w:val="24"/>
            <w:szCs w:val="24"/>
            <w:lang w:eastAsia="pt-BR"/>
          </w:rPr>
          <w:t>5 a</w:t>
        </w:r>
      </w:smartTag>
      <w:r>
        <w:rPr>
          <w:rFonts w:ascii="Arial" w:hAnsi="Arial" w:cs="Arial"/>
          <w:sz w:val="24"/>
          <w:szCs w:val="24"/>
          <w:lang w:eastAsia="pt-BR"/>
        </w:rPr>
        <w:t xml:space="preserve"> 24V.  Conforme a figura 11 há dois capacitores que filtram a tensão de entrada e saída. </w:t>
      </w:r>
    </w:p>
    <w:p w:rsidR="007445F8" w:rsidRPr="007A6111" w:rsidDel="00F922DF" w:rsidRDefault="007445F8" w:rsidP="007445F8">
      <w:pPr>
        <w:spacing w:line="360" w:lineRule="auto"/>
        <w:jc w:val="both"/>
        <w:rPr>
          <w:del w:id="802" w:author="Adam" w:date="2016-11-28T20:46:00Z"/>
          <w:rFonts w:ascii="Arial" w:hAnsi="Arial" w:cs="Arial"/>
          <w:color w:val="FF0000"/>
          <w:sz w:val="24"/>
          <w:szCs w:val="24"/>
          <w:lang w:eastAsia="pt-BR"/>
        </w:rPr>
      </w:pPr>
      <w:del w:id="803" w:author="Adam" w:date="2016-11-28T20:46:00Z">
        <w:r w:rsidRPr="007A6111" w:rsidDel="00F922DF">
          <w:rPr>
            <w:rFonts w:ascii="Arial" w:hAnsi="Arial" w:cs="Arial"/>
            <w:color w:val="FF0000"/>
            <w:sz w:val="24"/>
            <w:szCs w:val="24"/>
            <w:lang w:eastAsia="pt-BR"/>
          </w:rPr>
          <w:delText>&lt;Pericles reclamou da</w:delText>
        </w:r>
        <w:r w:rsidDel="00F922DF">
          <w:rPr>
            <w:rFonts w:ascii="Arial" w:hAnsi="Arial" w:cs="Arial"/>
            <w:color w:val="FF0000"/>
            <w:sz w:val="24"/>
            <w:szCs w:val="24"/>
            <w:lang w:eastAsia="pt-BR"/>
          </w:rPr>
          <w:delText>s</w:delText>
        </w:r>
        <w:r w:rsidRPr="007A6111" w:rsidDel="00F922DF">
          <w:rPr>
            <w:rFonts w:ascii="Arial" w:hAnsi="Arial" w:cs="Arial"/>
            <w:color w:val="FF0000"/>
            <w:sz w:val="24"/>
            <w:szCs w:val="24"/>
            <w:lang w:eastAsia="pt-BR"/>
          </w:rPr>
          <w:delText xml:space="preserve"> figura</w:delText>
        </w:r>
        <w:r w:rsidDel="00F922DF">
          <w:rPr>
            <w:rFonts w:ascii="Arial" w:hAnsi="Arial" w:cs="Arial"/>
            <w:color w:val="FF0000"/>
            <w:sz w:val="24"/>
            <w:szCs w:val="24"/>
            <w:lang w:eastAsia="pt-BR"/>
          </w:rPr>
          <w:delText>s RT</w:delText>
        </w:r>
        <w:r w:rsidRPr="007A6111" w:rsidDel="00F922DF">
          <w:rPr>
            <w:rFonts w:ascii="Arial" w:hAnsi="Arial" w:cs="Arial"/>
            <w:color w:val="FF0000"/>
            <w:sz w:val="24"/>
            <w:szCs w:val="24"/>
            <w:lang w:eastAsia="pt-BR"/>
          </w:rPr>
          <w:delText xml:space="preserve"> falou que ficaram pequenas</w:delText>
        </w:r>
        <w:r w:rsidDel="00F922DF">
          <w:rPr>
            <w:rFonts w:ascii="Arial" w:hAnsi="Arial" w:cs="Arial"/>
            <w:color w:val="FF0000"/>
            <w:sz w:val="24"/>
            <w:szCs w:val="24"/>
            <w:lang w:eastAsia="pt-BR"/>
          </w:rPr>
          <w:delText xml:space="preserve"> e editar</w:delText>
        </w:r>
        <w:r w:rsidRPr="007A6111" w:rsidDel="00F922DF">
          <w:rPr>
            <w:rFonts w:ascii="Arial" w:hAnsi="Arial" w:cs="Arial"/>
            <w:color w:val="FF0000"/>
            <w:sz w:val="24"/>
            <w:szCs w:val="24"/>
            <w:lang w:eastAsia="pt-BR"/>
          </w:rPr>
          <w:delText>&gt;</w:delText>
        </w:r>
      </w:del>
    </w:p>
    <w:p w:rsidR="007445F8" w:rsidRDefault="007445F8" w:rsidP="008C7865">
      <w:pPr>
        <w:spacing w:line="360" w:lineRule="auto"/>
        <w:jc w:val="both"/>
        <w:rPr>
          <w:rFonts w:ascii="Arial" w:hAnsi="Arial" w:cs="Arial"/>
          <w:sz w:val="24"/>
          <w:szCs w:val="24"/>
          <w:lang w:eastAsia="pt-BR"/>
        </w:rPr>
      </w:pPr>
    </w:p>
    <w:p w:rsidR="00F922DF" w:rsidRDefault="00EC6740" w:rsidP="00F922DF">
      <w:pPr>
        <w:keepNext/>
        <w:spacing w:after="0" w:line="240" w:lineRule="auto"/>
        <w:jc w:val="center"/>
        <w:rPr>
          <w:ins w:id="804" w:author="Adam" w:date="2016-11-28T20:48:00Z"/>
        </w:rPr>
        <w:pPrChange w:id="805" w:author="Adam" w:date="2016-11-28T20:48:00Z">
          <w:pPr>
            <w:spacing w:after="0" w:line="240" w:lineRule="auto"/>
            <w:jc w:val="center"/>
          </w:pPr>
        </w:pPrChange>
      </w:pPr>
      <w:del w:id="806" w:author="Adam" w:date="2016-11-28T20:48:00Z">
        <w:r w:rsidDel="00F922DF">
          <w:rPr>
            <w:rFonts w:ascii="Arial" w:hAnsi="Arial" w:cs="Arial"/>
            <w:noProof/>
            <w:color w:val="333333"/>
            <w:sz w:val="12"/>
            <w:szCs w:val="12"/>
            <w:lang w:eastAsia="pt-BR"/>
          </w:rPr>
          <w:lastRenderedPageBreak/>
          <w:drawing>
            <wp:inline distT="0" distB="0" distL="0" distR="0" wp14:anchorId="2C6DABE9" wp14:editId="0668E151">
              <wp:extent cx="3218410" cy="1518699"/>
              <wp:effectExtent l="19050" t="0" r="1040" b="0"/>
              <wp:docPr id="13" name="Imagem 13" descr="http://s3.amazonaws.com/magoo/ABAAAgYwAAJ-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amazonaws.com/magoo/ABAAAgYwAAJ-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2421" cy="1520592"/>
                      </a:xfrm>
                      <a:prstGeom prst="rect">
                        <a:avLst/>
                      </a:prstGeom>
                      <a:noFill/>
                      <a:ln>
                        <a:noFill/>
                      </a:ln>
                    </pic:spPr>
                  </pic:pic>
                </a:graphicData>
              </a:graphic>
            </wp:inline>
          </w:drawing>
        </w:r>
      </w:del>
      <w:ins w:id="807" w:author="Adam" w:date="2016-11-28T20:48:00Z">
        <w:r w:rsidR="00F922DF" w:rsidRPr="00F922DF">
          <w:rPr>
            <w:noProof/>
            <w:lang w:eastAsia="pt-BR"/>
          </w:rPr>
          <w:t xml:space="preserve"> </w:t>
        </w:r>
        <w:r w:rsidR="00F922DF" w:rsidRPr="00F922DF">
          <w:rPr>
            <w:rFonts w:ascii="Arial" w:hAnsi="Arial" w:cs="Arial"/>
            <w:color w:val="333333"/>
            <w:sz w:val="12"/>
            <w:szCs w:val="12"/>
            <w:lang w:eastAsia="pt-BR"/>
          </w:rPr>
          <w:drawing>
            <wp:inline distT="0" distB="0" distL="0" distR="0" wp14:anchorId="00988179" wp14:editId="75ABB667">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2437" cy="2265323"/>
                      </a:xfrm>
                      <a:prstGeom prst="rect">
                        <a:avLst/>
                      </a:prstGeom>
                    </pic:spPr>
                  </pic:pic>
                </a:graphicData>
              </a:graphic>
            </wp:inline>
          </w:drawing>
        </w:r>
      </w:ins>
    </w:p>
    <w:p w:rsidR="00F922DF" w:rsidRDefault="00F922DF" w:rsidP="00F922DF">
      <w:pPr>
        <w:pStyle w:val="SemEspaamento"/>
        <w:jc w:val="center"/>
        <w:rPr>
          <w:ins w:id="808" w:author="Adam" w:date="2016-11-28T20:49:00Z"/>
          <w:rFonts w:ascii="Arial" w:hAnsi="Arial" w:cs="Arial"/>
          <w:sz w:val="20"/>
          <w:szCs w:val="20"/>
        </w:rPr>
      </w:pPr>
      <w:ins w:id="809" w:author="Adam" w:date="2016-11-28T20:48:00Z">
        <w:r>
          <w:t xml:space="preserve">Figura </w:t>
        </w:r>
        <w:r>
          <w:fldChar w:fldCharType="begin"/>
        </w:r>
        <w:r>
          <w:instrText xml:space="preserve"> SEQ Figura \* ARABIC </w:instrText>
        </w:r>
      </w:ins>
      <w:r>
        <w:fldChar w:fldCharType="separate"/>
      </w:r>
      <w:ins w:id="810" w:author="Adam" w:date="2016-11-28T21:01:00Z">
        <w:r w:rsidR="00842E3D">
          <w:rPr>
            <w:noProof/>
          </w:rPr>
          <w:t>12</w:t>
        </w:r>
      </w:ins>
      <w:ins w:id="811" w:author="Adam" w:date="2016-11-28T20:48:00Z">
        <w:r>
          <w:fldChar w:fldCharType="end"/>
        </w:r>
        <w:r>
          <w:t xml:space="preserve"> -</w:t>
        </w:r>
      </w:ins>
      <w:ins w:id="812" w:author="Adam" w:date="2016-11-28T20:49:00Z">
        <w:r w:rsidRPr="00F922DF">
          <w:rPr>
            <w:rFonts w:ascii="Arial" w:hAnsi="Arial" w:cs="Arial"/>
            <w:sz w:val="20"/>
            <w:szCs w:val="20"/>
          </w:rPr>
          <w:t xml:space="preserve"> </w:t>
        </w:r>
        <w:r>
          <w:rPr>
            <w:rFonts w:ascii="Arial" w:hAnsi="Arial" w:cs="Arial"/>
            <w:sz w:val="20"/>
            <w:szCs w:val="20"/>
          </w:rPr>
          <w:t>CI Regulador de Tensão Positiva</w:t>
        </w:r>
      </w:ins>
    </w:p>
    <w:p w:rsidR="00F922DF" w:rsidRDefault="00F922DF" w:rsidP="00F922DF">
      <w:pPr>
        <w:pStyle w:val="SemEspaamento"/>
        <w:jc w:val="center"/>
        <w:rPr>
          <w:ins w:id="813" w:author="Adam" w:date="2016-11-28T20:49:00Z"/>
          <w:rFonts w:ascii="Arial" w:hAnsi="Arial" w:cs="Arial"/>
          <w:sz w:val="20"/>
          <w:szCs w:val="20"/>
        </w:rPr>
      </w:pPr>
      <w:ins w:id="814" w:author="Adam" w:date="2016-11-28T20:49: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Pr>
            <w:rFonts w:ascii="Arial" w:hAnsi="Arial" w:cs="Arial"/>
            <w:sz w:val="20"/>
            <w:szCs w:val="20"/>
          </w:rPr>
          <w:t>BOYLESTAD; NASHELSKY, 2004</w:t>
        </w:r>
        <w:r w:rsidRPr="002B2F4D">
          <w:rPr>
            <w:rFonts w:ascii="Arial" w:hAnsi="Arial" w:cs="Arial"/>
            <w:sz w:val="20"/>
            <w:szCs w:val="20"/>
          </w:rPr>
          <w:t>)</w:t>
        </w:r>
      </w:ins>
    </w:p>
    <w:p w:rsidR="0009147F" w:rsidRPr="00CF7407" w:rsidDel="00F922DF" w:rsidRDefault="0009147F" w:rsidP="00F922DF">
      <w:pPr>
        <w:pStyle w:val="Legenda"/>
        <w:jc w:val="center"/>
        <w:rPr>
          <w:del w:id="815" w:author="Adam" w:date="2016-11-28T20:49:00Z"/>
          <w:rFonts w:ascii="Arial" w:hAnsi="Arial" w:cs="Arial"/>
          <w:color w:val="333333"/>
          <w:sz w:val="12"/>
          <w:szCs w:val="12"/>
          <w:lang w:eastAsia="pt-BR"/>
        </w:rPr>
        <w:pPrChange w:id="816" w:author="Adam" w:date="2016-11-28T20:48:00Z">
          <w:pPr>
            <w:spacing w:after="0" w:line="240" w:lineRule="auto"/>
            <w:jc w:val="center"/>
          </w:pPr>
        </w:pPrChange>
      </w:pPr>
    </w:p>
    <w:p w:rsidR="0009147F" w:rsidDel="00F922DF" w:rsidRDefault="0009147F" w:rsidP="008C7865">
      <w:pPr>
        <w:pStyle w:val="SemEspaamento"/>
        <w:jc w:val="center"/>
        <w:rPr>
          <w:del w:id="817" w:author="Adam" w:date="2016-11-28T20:49:00Z"/>
          <w:rFonts w:ascii="Arial" w:hAnsi="Arial" w:cs="Arial"/>
          <w:sz w:val="20"/>
          <w:szCs w:val="20"/>
        </w:rPr>
      </w:pPr>
      <w:del w:id="818" w:author="Adam" w:date="2016-11-28T20:49:00Z">
        <w:r w:rsidDel="00F922DF">
          <w:rPr>
            <w:rFonts w:ascii="Arial" w:hAnsi="Arial" w:cs="Arial"/>
            <w:sz w:val="20"/>
            <w:szCs w:val="20"/>
          </w:rPr>
          <w:delText>Figura 11</w:delText>
        </w:r>
        <w:r w:rsidRPr="002B2F4D" w:rsidDel="00F922DF">
          <w:rPr>
            <w:rFonts w:ascii="Arial" w:hAnsi="Arial" w:cs="Arial"/>
            <w:sz w:val="20"/>
            <w:szCs w:val="20"/>
          </w:rPr>
          <w:delText>:</w:delText>
        </w:r>
        <w:r w:rsidDel="00F922DF">
          <w:rPr>
            <w:rFonts w:ascii="Arial" w:hAnsi="Arial" w:cs="Arial"/>
            <w:sz w:val="20"/>
            <w:szCs w:val="20"/>
          </w:rPr>
          <w:delText xml:space="preserve"> CI Regulador de Tensão Positiva</w:delText>
        </w:r>
      </w:del>
    </w:p>
    <w:p w:rsidR="0009147F" w:rsidDel="00F922DF" w:rsidRDefault="0009147F" w:rsidP="008C7865">
      <w:pPr>
        <w:pStyle w:val="SemEspaamento"/>
        <w:jc w:val="center"/>
        <w:rPr>
          <w:del w:id="819" w:author="Adam" w:date="2016-11-28T20:49:00Z"/>
          <w:rFonts w:ascii="Arial" w:hAnsi="Arial" w:cs="Arial"/>
          <w:sz w:val="20"/>
          <w:szCs w:val="20"/>
        </w:rPr>
      </w:pPr>
      <w:del w:id="820" w:author="Adam" w:date="2016-11-28T20:49:00Z">
        <w:r w:rsidRPr="002B2F4D" w:rsidDel="00F922DF">
          <w:rPr>
            <w:rFonts w:ascii="Arial" w:hAnsi="Arial" w:cs="Arial"/>
            <w:sz w:val="20"/>
            <w:szCs w:val="20"/>
          </w:rPr>
          <w:delText xml:space="preserve">(fonte: </w:delText>
        </w:r>
        <w:r w:rsidDel="00F922DF">
          <w:rPr>
            <w:rFonts w:ascii="Arial" w:hAnsi="Arial" w:cs="Arial"/>
            <w:sz w:val="20"/>
            <w:szCs w:val="20"/>
          </w:rPr>
          <w:delText>BOYLESTAD; NASHELSKY, 2004</w:delText>
        </w:r>
        <w:r w:rsidRPr="002B2F4D" w:rsidDel="00F922DF">
          <w:rPr>
            <w:rFonts w:ascii="Arial" w:hAnsi="Arial" w:cs="Arial"/>
            <w:sz w:val="20"/>
            <w:szCs w:val="20"/>
          </w:rPr>
          <w:delText>)</w:delText>
        </w:r>
      </w:del>
    </w:p>
    <w:p w:rsidR="0009147F" w:rsidDel="00F922DF" w:rsidRDefault="0009147F" w:rsidP="008C7865">
      <w:pPr>
        <w:spacing w:line="360" w:lineRule="auto"/>
        <w:jc w:val="both"/>
        <w:rPr>
          <w:del w:id="821" w:author="Adam" w:date="2016-11-28T20:49:00Z"/>
          <w:rFonts w:ascii="Arial" w:hAnsi="Arial" w:cs="Arial"/>
          <w:sz w:val="24"/>
          <w:szCs w:val="24"/>
          <w:lang w:eastAsia="pt-BR"/>
        </w:rPr>
      </w:pPr>
    </w:p>
    <w:p w:rsidR="00F922DF" w:rsidRDefault="00F922DF" w:rsidP="008C7865">
      <w:pPr>
        <w:spacing w:line="360" w:lineRule="auto"/>
        <w:jc w:val="both"/>
        <w:rPr>
          <w:ins w:id="822" w:author="Adam" w:date="2016-11-28T20:49:00Z"/>
          <w:rFonts w:ascii="Arial" w:hAnsi="Arial" w:cs="Arial"/>
          <w:sz w:val="24"/>
          <w:szCs w:val="24"/>
          <w:lang w:eastAsia="pt-BR"/>
        </w:rPr>
      </w:pP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Já os Reguladores de Tensão Negativa Fixa atendem a uma faixa de tensão negativa.</w:t>
      </w:r>
    </w:p>
    <w:p w:rsidR="0009147F" w:rsidRDefault="0009147F" w:rsidP="008C7865">
      <w:pPr>
        <w:spacing w:line="360" w:lineRule="auto"/>
        <w:jc w:val="both"/>
        <w:rPr>
          <w:rFonts w:ascii="Arial" w:hAnsi="Arial" w:cs="Arial"/>
          <w:sz w:val="24"/>
          <w:szCs w:val="24"/>
          <w:lang w:eastAsia="pt-BR"/>
        </w:rPr>
      </w:pPr>
      <w:r>
        <w:rPr>
          <w:rFonts w:ascii="Arial" w:hAnsi="Arial" w:cs="Arial"/>
          <w:sz w:val="24"/>
          <w:szCs w:val="24"/>
          <w:lang w:eastAsia="pt-BR"/>
        </w:rPr>
        <w:tab/>
        <w:t>Utilizou-se o Regulador de Tensão Ajustável para controle de velocidade para abertura e fechamento das portas do elevador. Este CI permite o direcionamento da saída para uma tensão desejável. O LM3</w:t>
      </w:r>
      <w:ins w:id="823" w:author="Adam" w:date="2016-11-28T20:49:00Z">
        <w:r w:rsidR="00F922DF">
          <w:rPr>
            <w:rFonts w:ascii="Arial" w:hAnsi="Arial" w:cs="Arial"/>
            <w:sz w:val="24"/>
            <w:szCs w:val="24"/>
            <w:lang w:eastAsia="pt-BR"/>
          </w:rPr>
          <w:t>50</w:t>
        </w:r>
      </w:ins>
      <w:del w:id="824" w:author="Adam" w:date="2016-11-28T20:49:00Z">
        <w:r w:rsidDel="00F922DF">
          <w:rPr>
            <w:rFonts w:ascii="Arial" w:hAnsi="Arial" w:cs="Arial"/>
            <w:sz w:val="24"/>
            <w:szCs w:val="24"/>
            <w:lang w:eastAsia="pt-BR"/>
          </w:rPr>
          <w:delText>17</w:delText>
        </w:r>
      </w:del>
      <w:r>
        <w:rPr>
          <w:rFonts w:ascii="Arial" w:hAnsi="Arial" w:cs="Arial"/>
          <w:sz w:val="24"/>
          <w:szCs w:val="24"/>
          <w:lang w:eastAsia="pt-BR"/>
        </w:rPr>
        <w:t>, oferece tensão de saída para valores de 1,2 V a 37</w:t>
      </w:r>
      <w:proofErr w:type="gramStart"/>
      <w:r>
        <w:rPr>
          <w:rFonts w:ascii="Arial" w:hAnsi="Arial" w:cs="Arial"/>
          <w:sz w:val="24"/>
          <w:szCs w:val="24"/>
          <w:lang w:eastAsia="pt-BR"/>
        </w:rPr>
        <w:t>V .</w:t>
      </w:r>
      <w:proofErr w:type="gramEnd"/>
      <w:r>
        <w:rPr>
          <w:rFonts w:ascii="Arial" w:hAnsi="Arial" w:cs="Arial"/>
          <w:sz w:val="24"/>
          <w:szCs w:val="24"/>
          <w:lang w:eastAsia="pt-BR"/>
        </w:rPr>
        <w:t xml:space="preserve"> A figura 12 demonstra que a tensão de saída é regulada através de um divisor de tensão de acordo com a fórmula: </w:t>
      </w:r>
    </w:p>
    <w:p w:rsidR="0009147F" w:rsidRPr="007445F8" w:rsidDel="00873200" w:rsidRDefault="007445F8" w:rsidP="008C7865">
      <w:pPr>
        <w:pStyle w:val="SemEspaamento"/>
        <w:jc w:val="center"/>
        <w:rPr>
          <w:del w:id="825" w:author="Adam" w:date="2016-11-28T20:31:00Z"/>
          <w:rFonts w:ascii="Arial" w:hAnsi="Arial" w:cs="Arial"/>
          <w:color w:val="FF0000"/>
          <w:sz w:val="24"/>
          <w:szCs w:val="24"/>
        </w:rPr>
      </w:pPr>
      <w:del w:id="826" w:author="Adam" w:date="2016-11-28T20:31:00Z">
        <w:r w:rsidRPr="007445F8" w:rsidDel="00873200">
          <w:rPr>
            <w:rFonts w:ascii="Arial" w:hAnsi="Arial" w:cs="Arial"/>
            <w:color w:val="FF0000"/>
            <w:sz w:val="24"/>
            <w:szCs w:val="24"/>
          </w:rPr>
          <w:delText>&lt;Perícles falou para colocar no equation&gt;</w:delText>
        </w:r>
      </w:del>
    </w:p>
    <w:p w:rsidR="007445F8" w:rsidRDefault="007445F8" w:rsidP="008C7865">
      <w:pPr>
        <w:pStyle w:val="SemEspaamento"/>
        <w:jc w:val="center"/>
        <w:rPr>
          <w:ins w:id="827" w:author="Adam" w:date="2016-11-28T20:30:00Z"/>
          <w:rFonts w:ascii="Arial" w:hAnsi="Arial" w:cs="Arial"/>
          <w:color w:val="FF0000"/>
          <w:sz w:val="20"/>
          <w:szCs w:val="20"/>
        </w:rPr>
      </w:pPr>
    </w:p>
    <w:p w:rsidR="00873200" w:rsidRDefault="00873200" w:rsidP="008C7865">
      <w:pPr>
        <w:pStyle w:val="SemEspaamento"/>
        <w:jc w:val="center"/>
        <w:rPr>
          <w:ins w:id="828" w:author="Adam" w:date="2016-11-28T20:30:00Z"/>
          <w:rFonts w:ascii="Arial" w:hAnsi="Arial" w:cs="Arial"/>
          <w:color w:val="FF0000"/>
          <w:sz w:val="20"/>
          <w:szCs w:val="20"/>
        </w:rPr>
      </w:pPr>
      <m:oMathPara>
        <m:oMath>
          <m:sSub>
            <m:sSubPr>
              <m:ctrlPr>
                <w:ins w:id="829" w:author="Adam" w:date="2016-11-28T20:30:00Z">
                  <w:rPr>
                    <w:rFonts w:ascii="Cambria Math" w:hAnsi="Cambria Math" w:cs="Arial"/>
                    <w:i/>
                    <w:color w:val="FF0000"/>
                    <w:sz w:val="20"/>
                    <w:szCs w:val="20"/>
                  </w:rPr>
                </w:ins>
              </m:ctrlPr>
            </m:sSubPr>
            <m:e>
              <m:r>
                <w:ins w:id="830" w:author="Adam" w:date="2016-11-28T20:30:00Z">
                  <w:rPr>
                    <w:rFonts w:ascii="Cambria Math" w:hAnsi="Cambria Math" w:cs="Arial"/>
                    <w:color w:val="FF0000"/>
                    <w:sz w:val="20"/>
                    <w:szCs w:val="20"/>
                  </w:rPr>
                  <m:t>V</m:t>
                </w:ins>
              </m:r>
            </m:e>
            <m:sub>
              <m:r>
                <w:ins w:id="831" w:author="Adam" w:date="2016-11-28T20:30:00Z">
                  <w:rPr>
                    <w:rFonts w:ascii="Cambria Math" w:hAnsi="Cambria Math" w:cs="Arial"/>
                    <w:color w:val="FF0000"/>
                    <w:sz w:val="20"/>
                    <w:szCs w:val="20"/>
                  </w:rPr>
                  <m:t>saída</m:t>
                </w:ins>
              </m:r>
            </m:sub>
          </m:sSub>
          <m:r>
            <w:ins w:id="832" w:author="Adam" w:date="2016-11-28T20:30:00Z">
              <w:rPr>
                <w:rFonts w:ascii="Cambria Math" w:hAnsi="Cambria Math" w:cs="Arial"/>
                <w:color w:val="FF0000"/>
                <w:sz w:val="20"/>
                <w:szCs w:val="20"/>
              </w:rPr>
              <m:t>=1,25×</m:t>
            </w:ins>
          </m:r>
          <m:d>
            <m:dPr>
              <m:begChr m:val="["/>
              <m:endChr m:val="]"/>
              <m:ctrlPr>
                <w:ins w:id="833" w:author="Adam" w:date="2016-11-28T20:31:00Z">
                  <w:rPr>
                    <w:rFonts w:ascii="Cambria Math" w:hAnsi="Cambria Math" w:cs="Arial"/>
                    <w:i/>
                    <w:color w:val="FF0000"/>
                    <w:sz w:val="20"/>
                    <w:szCs w:val="20"/>
                  </w:rPr>
                </w:ins>
              </m:ctrlPr>
            </m:dPr>
            <m:e>
              <m:r>
                <w:ins w:id="834" w:author="Adam" w:date="2016-11-28T20:31:00Z">
                  <w:rPr>
                    <w:rFonts w:ascii="Cambria Math" w:hAnsi="Cambria Math" w:cs="Arial"/>
                    <w:color w:val="FF0000"/>
                    <w:sz w:val="20"/>
                    <w:szCs w:val="20"/>
                  </w:rPr>
                  <m:t>1+</m:t>
                </w:ins>
              </m:r>
              <m:d>
                <m:dPr>
                  <m:ctrlPr>
                    <w:ins w:id="835" w:author="Adam" w:date="2016-11-28T20:31:00Z">
                      <w:rPr>
                        <w:rFonts w:ascii="Cambria Math" w:hAnsi="Cambria Math" w:cs="Arial"/>
                        <w:i/>
                        <w:color w:val="FF0000"/>
                        <w:sz w:val="20"/>
                        <w:szCs w:val="20"/>
                      </w:rPr>
                    </w:ins>
                  </m:ctrlPr>
                </m:dPr>
                <m:e>
                  <m:f>
                    <m:fPr>
                      <m:ctrlPr>
                        <w:ins w:id="836" w:author="Adam" w:date="2016-11-28T20:31:00Z">
                          <w:rPr>
                            <w:rFonts w:ascii="Cambria Math" w:hAnsi="Cambria Math" w:cs="Arial"/>
                            <w:i/>
                            <w:color w:val="FF0000"/>
                            <w:sz w:val="20"/>
                            <w:szCs w:val="20"/>
                          </w:rPr>
                        </w:ins>
                      </m:ctrlPr>
                    </m:fPr>
                    <m:num>
                      <m:sSub>
                        <m:sSubPr>
                          <m:ctrlPr>
                            <w:ins w:id="837" w:author="Adam" w:date="2016-11-28T20:31:00Z">
                              <w:rPr>
                                <w:rFonts w:ascii="Cambria Math" w:hAnsi="Cambria Math" w:cs="Arial"/>
                                <w:i/>
                                <w:color w:val="FF0000"/>
                                <w:sz w:val="20"/>
                                <w:szCs w:val="20"/>
                              </w:rPr>
                            </w:ins>
                          </m:ctrlPr>
                        </m:sSubPr>
                        <m:e>
                          <m:r>
                            <w:ins w:id="838" w:author="Adam" w:date="2016-11-28T20:31:00Z">
                              <w:rPr>
                                <w:rFonts w:ascii="Cambria Math" w:hAnsi="Cambria Math" w:cs="Arial"/>
                                <w:color w:val="FF0000"/>
                                <w:sz w:val="20"/>
                                <w:szCs w:val="20"/>
                              </w:rPr>
                              <m:t>R</m:t>
                            </w:ins>
                          </m:r>
                        </m:e>
                        <m:sub>
                          <m:r>
                            <w:ins w:id="839" w:author="Adam" w:date="2016-11-28T20:31:00Z">
                              <w:rPr>
                                <w:rFonts w:ascii="Cambria Math" w:hAnsi="Cambria Math" w:cs="Arial"/>
                                <w:color w:val="FF0000"/>
                                <w:sz w:val="20"/>
                                <w:szCs w:val="20"/>
                              </w:rPr>
                              <m:t>2</m:t>
                            </w:ins>
                          </m:r>
                        </m:sub>
                      </m:sSub>
                    </m:num>
                    <m:den>
                      <m:sSub>
                        <m:sSubPr>
                          <m:ctrlPr>
                            <w:ins w:id="840" w:author="Adam" w:date="2016-11-28T20:31:00Z">
                              <w:rPr>
                                <w:rFonts w:ascii="Cambria Math" w:hAnsi="Cambria Math" w:cs="Arial"/>
                                <w:i/>
                                <w:color w:val="FF0000"/>
                                <w:sz w:val="20"/>
                                <w:szCs w:val="20"/>
                              </w:rPr>
                            </w:ins>
                          </m:ctrlPr>
                        </m:sSubPr>
                        <m:e>
                          <m:r>
                            <w:ins w:id="841" w:author="Adam" w:date="2016-11-28T20:31:00Z">
                              <w:rPr>
                                <w:rFonts w:ascii="Cambria Math" w:hAnsi="Cambria Math" w:cs="Arial"/>
                                <w:color w:val="FF0000"/>
                                <w:sz w:val="20"/>
                                <w:szCs w:val="20"/>
                              </w:rPr>
                              <m:t>R</m:t>
                            </w:ins>
                          </m:r>
                        </m:e>
                        <m:sub>
                          <m:r>
                            <w:ins w:id="842" w:author="Adam" w:date="2016-11-28T20:31:00Z">
                              <w:rPr>
                                <w:rFonts w:ascii="Cambria Math" w:hAnsi="Cambria Math" w:cs="Arial"/>
                                <w:color w:val="FF0000"/>
                                <w:sz w:val="20"/>
                                <w:szCs w:val="20"/>
                              </w:rPr>
                              <m:t>1</m:t>
                            </w:ins>
                          </m:r>
                        </m:sub>
                      </m:sSub>
                    </m:den>
                  </m:f>
                </m:e>
              </m:d>
            </m:e>
          </m:d>
          <m:r>
            <w:ins w:id="843" w:author="Adam" w:date="2016-11-28T20:31:00Z">
              <w:rPr>
                <w:rFonts w:ascii="Cambria Math" w:hAnsi="Cambria Math" w:cs="Arial"/>
                <w:color w:val="FF0000"/>
                <w:sz w:val="20"/>
                <w:szCs w:val="20"/>
              </w:rPr>
              <m:t>+</m:t>
            </w:ins>
          </m:r>
          <m:sSub>
            <m:sSubPr>
              <m:ctrlPr>
                <w:ins w:id="844" w:author="Adam" w:date="2016-11-28T20:31:00Z">
                  <w:rPr>
                    <w:rFonts w:ascii="Cambria Math" w:hAnsi="Cambria Math" w:cs="Arial"/>
                    <w:i/>
                    <w:color w:val="FF0000"/>
                    <w:sz w:val="20"/>
                    <w:szCs w:val="20"/>
                  </w:rPr>
                </w:ins>
              </m:ctrlPr>
            </m:sSubPr>
            <m:e>
              <m:r>
                <w:ins w:id="845" w:author="Adam" w:date="2016-11-28T20:31:00Z">
                  <w:rPr>
                    <w:rFonts w:ascii="Cambria Math" w:hAnsi="Cambria Math" w:cs="Arial"/>
                    <w:color w:val="FF0000"/>
                    <w:sz w:val="20"/>
                    <w:szCs w:val="20"/>
                  </w:rPr>
                  <m:t>I</m:t>
                </w:ins>
              </m:r>
            </m:e>
            <m:sub>
              <m:r>
                <w:ins w:id="846" w:author="Adam" w:date="2016-11-28T20:31:00Z">
                  <w:rPr>
                    <w:rFonts w:ascii="Cambria Math" w:hAnsi="Cambria Math" w:cs="Arial"/>
                    <w:color w:val="FF0000"/>
                    <w:sz w:val="20"/>
                    <w:szCs w:val="20"/>
                  </w:rPr>
                  <m:t>ajustável</m:t>
                </w:ins>
              </m:r>
            </m:sub>
          </m:sSub>
          <m:r>
            <w:ins w:id="847" w:author="Adam" w:date="2016-11-28T20:31:00Z">
              <w:rPr>
                <w:rFonts w:ascii="Cambria Math" w:hAnsi="Cambria Math" w:cs="Arial"/>
                <w:color w:val="FF0000"/>
                <w:sz w:val="20"/>
                <w:szCs w:val="20"/>
              </w:rPr>
              <m:t>×</m:t>
            </w:ins>
          </m:r>
          <m:sSub>
            <m:sSubPr>
              <m:ctrlPr>
                <w:ins w:id="848" w:author="Adam" w:date="2016-11-28T20:31:00Z">
                  <w:rPr>
                    <w:rFonts w:ascii="Cambria Math" w:hAnsi="Cambria Math" w:cs="Arial"/>
                    <w:i/>
                    <w:color w:val="FF0000"/>
                    <w:sz w:val="20"/>
                    <w:szCs w:val="20"/>
                  </w:rPr>
                </w:ins>
              </m:ctrlPr>
            </m:sSubPr>
            <m:e>
              <m:r>
                <w:ins w:id="849" w:author="Adam" w:date="2016-11-28T20:31:00Z">
                  <w:rPr>
                    <w:rFonts w:ascii="Cambria Math" w:hAnsi="Cambria Math" w:cs="Arial"/>
                    <w:color w:val="FF0000"/>
                    <w:sz w:val="20"/>
                    <w:szCs w:val="20"/>
                  </w:rPr>
                  <m:t>R</m:t>
                </w:ins>
              </m:r>
            </m:e>
            <m:sub>
              <m:r>
                <w:ins w:id="850" w:author="Adam" w:date="2016-11-28T20:31:00Z">
                  <w:rPr>
                    <w:rFonts w:ascii="Cambria Math" w:hAnsi="Cambria Math" w:cs="Arial"/>
                    <w:color w:val="FF0000"/>
                    <w:sz w:val="20"/>
                    <w:szCs w:val="20"/>
                  </w:rPr>
                  <m:t>2</m:t>
                </w:ins>
              </m:r>
            </m:sub>
          </m:sSub>
        </m:oMath>
      </m:oMathPara>
    </w:p>
    <w:p w:rsidR="00873200" w:rsidRPr="007445F8" w:rsidRDefault="00873200" w:rsidP="008C7865">
      <w:pPr>
        <w:pStyle w:val="SemEspaamento"/>
        <w:jc w:val="center"/>
        <w:rPr>
          <w:rFonts w:ascii="Arial" w:hAnsi="Arial" w:cs="Arial"/>
          <w:color w:val="FF0000"/>
          <w:sz w:val="20"/>
          <w:szCs w:val="20"/>
        </w:rPr>
      </w:pPr>
    </w:p>
    <w:p w:rsidR="0009147F" w:rsidDel="00873200" w:rsidRDefault="00E44D2F" w:rsidP="003F1A9E">
      <w:pPr>
        <w:spacing w:line="360" w:lineRule="auto"/>
        <w:jc w:val="center"/>
        <w:rPr>
          <w:del w:id="851" w:author="Adam" w:date="2016-11-28T20:31:00Z"/>
        </w:rPr>
      </w:pPr>
      <w:del w:id="852" w:author="Adam" w:date="2016-11-28T20:31:00Z">
        <w:r w:rsidDel="0087320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24.75pt" equationxml="&lt;">
              <v:imagedata r:id="rId30" o:title="" chromakey="white"/>
            </v:shape>
          </w:pict>
        </w:r>
      </w:del>
    </w:p>
    <w:p w:rsidR="007445F8" w:rsidRDefault="007445F8" w:rsidP="007445F8">
      <w:pPr>
        <w:spacing w:line="360" w:lineRule="auto"/>
        <w:jc w:val="both"/>
        <w:rPr>
          <w:rFonts w:ascii="Arial" w:hAnsi="Arial" w:cs="Arial"/>
          <w:color w:val="FF0000"/>
          <w:sz w:val="24"/>
          <w:szCs w:val="24"/>
          <w:lang w:eastAsia="pt-BR"/>
        </w:rPr>
      </w:pPr>
    </w:p>
    <w:p w:rsidR="007445F8" w:rsidRPr="007A6111" w:rsidDel="003745F6" w:rsidRDefault="007445F8" w:rsidP="007445F8">
      <w:pPr>
        <w:spacing w:line="360" w:lineRule="auto"/>
        <w:jc w:val="both"/>
        <w:rPr>
          <w:del w:id="853" w:author="Adam" w:date="2016-11-28T20:36:00Z"/>
          <w:rFonts w:ascii="Arial" w:hAnsi="Arial" w:cs="Arial"/>
          <w:color w:val="FF0000"/>
          <w:sz w:val="24"/>
          <w:szCs w:val="24"/>
          <w:lang w:eastAsia="pt-BR"/>
        </w:rPr>
      </w:pPr>
      <w:del w:id="854" w:author="Adam" w:date="2016-11-28T20:36:00Z">
        <w:r w:rsidRPr="007A6111" w:rsidDel="003745F6">
          <w:rPr>
            <w:rFonts w:ascii="Arial" w:hAnsi="Arial" w:cs="Arial"/>
            <w:color w:val="FF0000"/>
            <w:sz w:val="24"/>
            <w:szCs w:val="24"/>
            <w:lang w:eastAsia="pt-BR"/>
          </w:rPr>
          <w:lastRenderedPageBreak/>
          <w:delText>&lt;Pericles reclamou da</w:delText>
        </w:r>
        <w:r w:rsidDel="003745F6">
          <w:rPr>
            <w:rFonts w:ascii="Arial" w:hAnsi="Arial" w:cs="Arial"/>
            <w:color w:val="FF0000"/>
            <w:sz w:val="24"/>
            <w:szCs w:val="24"/>
            <w:lang w:eastAsia="pt-BR"/>
          </w:rPr>
          <w:delText>s</w:delText>
        </w:r>
        <w:r w:rsidRPr="007A6111" w:rsidDel="003745F6">
          <w:rPr>
            <w:rFonts w:ascii="Arial" w:hAnsi="Arial" w:cs="Arial"/>
            <w:color w:val="FF0000"/>
            <w:sz w:val="24"/>
            <w:szCs w:val="24"/>
            <w:lang w:eastAsia="pt-BR"/>
          </w:rPr>
          <w:delText xml:space="preserve"> figura</w:delText>
        </w:r>
        <w:r w:rsidDel="003745F6">
          <w:rPr>
            <w:rFonts w:ascii="Arial" w:hAnsi="Arial" w:cs="Arial"/>
            <w:color w:val="FF0000"/>
            <w:sz w:val="24"/>
            <w:szCs w:val="24"/>
            <w:lang w:eastAsia="pt-BR"/>
          </w:rPr>
          <w:delText>s RT</w:delText>
        </w:r>
        <w:r w:rsidRPr="007A6111" w:rsidDel="003745F6">
          <w:rPr>
            <w:rFonts w:ascii="Arial" w:hAnsi="Arial" w:cs="Arial"/>
            <w:color w:val="FF0000"/>
            <w:sz w:val="24"/>
            <w:szCs w:val="24"/>
            <w:lang w:eastAsia="pt-BR"/>
          </w:rPr>
          <w:delText xml:space="preserve"> falou que ficaram pequenas</w:delText>
        </w:r>
        <w:r w:rsidDel="003745F6">
          <w:rPr>
            <w:rFonts w:ascii="Arial" w:hAnsi="Arial" w:cs="Arial"/>
            <w:color w:val="FF0000"/>
            <w:sz w:val="24"/>
            <w:szCs w:val="24"/>
            <w:lang w:eastAsia="pt-BR"/>
          </w:rPr>
          <w:delText xml:space="preserve"> e editar</w:delText>
        </w:r>
        <w:r w:rsidRPr="007A6111" w:rsidDel="003745F6">
          <w:rPr>
            <w:rFonts w:ascii="Arial" w:hAnsi="Arial" w:cs="Arial"/>
            <w:color w:val="FF0000"/>
            <w:sz w:val="24"/>
            <w:szCs w:val="24"/>
            <w:lang w:eastAsia="pt-BR"/>
          </w:rPr>
          <w:delText>&gt;</w:delText>
        </w:r>
      </w:del>
    </w:p>
    <w:p w:rsidR="006045FF" w:rsidRDefault="00EC6740" w:rsidP="006045FF">
      <w:pPr>
        <w:keepNext/>
        <w:jc w:val="center"/>
        <w:rPr>
          <w:ins w:id="855" w:author="Adam" w:date="2016-11-28T20:55:00Z"/>
        </w:rPr>
        <w:pPrChange w:id="856" w:author="Adam" w:date="2016-11-28T20:55:00Z">
          <w:pPr>
            <w:jc w:val="center"/>
          </w:pPr>
        </w:pPrChange>
      </w:pPr>
      <w:del w:id="857" w:author="Adam" w:date="2016-11-28T20:32:00Z">
        <w:r w:rsidDel="00873200">
          <w:rPr>
            <w:rFonts w:ascii="Arial" w:hAnsi="Arial" w:cs="Arial"/>
            <w:noProof/>
            <w:sz w:val="24"/>
            <w:szCs w:val="24"/>
            <w:lang w:eastAsia="pt-BR"/>
          </w:rPr>
          <w:drawing>
            <wp:inline distT="0" distB="0" distL="0" distR="0" wp14:anchorId="1E32B164" wp14:editId="19CC093F">
              <wp:extent cx="2981960" cy="209931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1960" cy="2099310"/>
                      </a:xfrm>
                      <a:prstGeom prst="rect">
                        <a:avLst/>
                      </a:prstGeom>
                      <a:noFill/>
                      <a:ln>
                        <a:noFill/>
                      </a:ln>
                    </pic:spPr>
                  </pic:pic>
                </a:graphicData>
              </a:graphic>
            </wp:inline>
          </w:drawing>
        </w:r>
      </w:del>
      <w:ins w:id="858" w:author="Adam" w:date="2016-11-28T20:32:00Z">
        <w:r w:rsidR="00873200" w:rsidRPr="00873200">
          <w:rPr>
            <w:noProof/>
            <w:lang w:eastAsia="pt-BR"/>
          </w:rPr>
          <w:t xml:space="preserve"> </w:t>
        </w:r>
      </w:ins>
      <w:ins w:id="859" w:author="Adam" w:date="2016-11-28T20:36:00Z">
        <w:r w:rsidR="003745F6" w:rsidRPr="003745F6">
          <w:rPr>
            <w:noProof/>
            <w:lang w:eastAsia="pt-BR"/>
          </w:rPr>
          <w:drawing>
            <wp:inline distT="0" distB="0" distL="0" distR="0" wp14:anchorId="438B670A" wp14:editId="55FCCA77">
              <wp:extent cx="3429479" cy="3000794"/>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479" cy="3000794"/>
                      </a:xfrm>
                      <a:prstGeom prst="rect">
                        <a:avLst/>
                      </a:prstGeom>
                    </pic:spPr>
                  </pic:pic>
                </a:graphicData>
              </a:graphic>
            </wp:inline>
          </w:drawing>
        </w:r>
      </w:ins>
    </w:p>
    <w:p w:rsidR="006045FF" w:rsidRDefault="006045FF" w:rsidP="006045FF">
      <w:pPr>
        <w:pStyle w:val="SemEspaamento"/>
        <w:jc w:val="center"/>
        <w:rPr>
          <w:rFonts w:ascii="Arial" w:hAnsi="Arial" w:cs="Arial"/>
          <w:sz w:val="20"/>
          <w:szCs w:val="20"/>
        </w:rPr>
      </w:pPr>
      <w:ins w:id="860" w:author="Adam" w:date="2016-11-28T20:55:00Z">
        <w:r w:rsidRPr="006045FF">
          <w:rPr>
            <w:rFonts w:ascii="Arial" w:hAnsi="Arial" w:cs="Arial"/>
            <w:sz w:val="20"/>
            <w:szCs w:val="20"/>
            <w:rPrChange w:id="861" w:author="Adam" w:date="2016-11-28T20:56:00Z">
              <w:rPr/>
            </w:rPrChange>
          </w:rPr>
          <w:t xml:space="preserve">Figura </w:t>
        </w:r>
        <w:r w:rsidRPr="006045FF">
          <w:rPr>
            <w:rFonts w:ascii="Arial" w:hAnsi="Arial" w:cs="Arial"/>
            <w:sz w:val="20"/>
            <w:szCs w:val="20"/>
            <w:rPrChange w:id="862" w:author="Adam" w:date="2016-11-28T20:56:00Z">
              <w:rPr/>
            </w:rPrChange>
          </w:rPr>
          <w:fldChar w:fldCharType="begin"/>
        </w:r>
        <w:r w:rsidRPr="006045FF">
          <w:rPr>
            <w:rFonts w:ascii="Arial" w:hAnsi="Arial" w:cs="Arial"/>
            <w:sz w:val="20"/>
            <w:szCs w:val="20"/>
            <w:rPrChange w:id="863" w:author="Adam" w:date="2016-11-28T20:56:00Z">
              <w:rPr/>
            </w:rPrChange>
          </w:rPr>
          <w:instrText xml:space="preserve"> SEQ Figura \* ARABIC </w:instrText>
        </w:r>
      </w:ins>
      <w:r w:rsidRPr="006045FF">
        <w:rPr>
          <w:rFonts w:ascii="Arial" w:hAnsi="Arial" w:cs="Arial"/>
          <w:sz w:val="20"/>
          <w:szCs w:val="20"/>
          <w:rPrChange w:id="864" w:author="Adam" w:date="2016-11-28T20:56:00Z">
            <w:rPr/>
          </w:rPrChange>
        </w:rPr>
        <w:fldChar w:fldCharType="separate"/>
      </w:r>
      <w:ins w:id="865" w:author="Adam" w:date="2016-11-28T21:01:00Z">
        <w:r w:rsidR="00842E3D">
          <w:rPr>
            <w:rFonts w:ascii="Arial" w:hAnsi="Arial" w:cs="Arial"/>
            <w:noProof/>
            <w:sz w:val="20"/>
            <w:szCs w:val="20"/>
          </w:rPr>
          <w:t>13</w:t>
        </w:r>
      </w:ins>
      <w:ins w:id="866" w:author="Adam" w:date="2016-11-28T20:55:00Z">
        <w:r w:rsidRPr="006045FF">
          <w:rPr>
            <w:rFonts w:ascii="Arial" w:hAnsi="Arial" w:cs="Arial"/>
            <w:sz w:val="20"/>
            <w:szCs w:val="20"/>
            <w:rPrChange w:id="867" w:author="Adam" w:date="2016-11-28T20:56:00Z">
              <w:rPr/>
            </w:rPrChange>
          </w:rPr>
          <w:fldChar w:fldCharType="end"/>
        </w:r>
        <w:r w:rsidRPr="006045FF">
          <w:rPr>
            <w:rFonts w:ascii="Arial" w:hAnsi="Arial" w:cs="Arial"/>
            <w:sz w:val="20"/>
            <w:szCs w:val="20"/>
            <w:rPrChange w:id="868" w:author="Adam" w:date="2016-11-28T20:56:00Z">
              <w:rPr/>
            </w:rPrChange>
          </w:rPr>
          <w:t xml:space="preserve"> - </w:t>
        </w:r>
      </w:ins>
      <w:moveToRangeStart w:id="869" w:author="Adam" w:date="2016-11-28T20:55:00Z" w:name="move468129881"/>
      <w:moveTo w:id="870" w:author="Adam" w:date="2016-11-28T20:55:00Z">
        <w:r>
          <w:rPr>
            <w:rFonts w:ascii="Arial" w:hAnsi="Arial" w:cs="Arial"/>
            <w:sz w:val="20"/>
            <w:szCs w:val="20"/>
          </w:rPr>
          <w:t>Conexão de um Regulador de Tensão Ajustável</w:t>
        </w:r>
      </w:moveTo>
    </w:p>
    <w:p w:rsidR="006045FF" w:rsidRDefault="006045FF" w:rsidP="006045FF">
      <w:pPr>
        <w:pStyle w:val="SemEspaamento"/>
        <w:jc w:val="center"/>
        <w:rPr>
          <w:rFonts w:ascii="Arial" w:hAnsi="Arial" w:cs="Arial"/>
          <w:sz w:val="20"/>
          <w:szCs w:val="20"/>
        </w:rPr>
      </w:pPr>
      <w:moveTo w:id="871" w:author="Adam" w:date="2016-11-28T20:55:00Z">
        <w:r w:rsidRPr="002B2F4D">
          <w:rPr>
            <w:rFonts w:ascii="Arial" w:hAnsi="Arial" w:cs="Arial"/>
            <w:sz w:val="20"/>
            <w:szCs w:val="20"/>
          </w:rPr>
          <w:t>(</w:t>
        </w:r>
        <w:proofErr w:type="gramStart"/>
        <w:r w:rsidRPr="002B2F4D">
          <w:rPr>
            <w:rFonts w:ascii="Arial" w:hAnsi="Arial" w:cs="Arial"/>
            <w:sz w:val="20"/>
            <w:szCs w:val="20"/>
          </w:rPr>
          <w:t>fonte</w:t>
        </w:r>
        <w:proofErr w:type="gramEnd"/>
        <w:r w:rsidRPr="002B2F4D">
          <w:rPr>
            <w:rFonts w:ascii="Arial" w:hAnsi="Arial" w:cs="Arial"/>
            <w:sz w:val="20"/>
            <w:szCs w:val="20"/>
          </w:rPr>
          <w:t xml:space="preserve">: </w:t>
        </w:r>
        <w:r>
          <w:rPr>
            <w:rFonts w:ascii="Arial" w:hAnsi="Arial" w:cs="Arial"/>
            <w:sz w:val="20"/>
            <w:szCs w:val="20"/>
          </w:rPr>
          <w:t>BOYLESTAD; NASHELSKY, 2004</w:t>
        </w:r>
        <w:r w:rsidRPr="002B2F4D">
          <w:rPr>
            <w:rFonts w:ascii="Arial" w:hAnsi="Arial" w:cs="Arial"/>
            <w:sz w:val="20"/>
            <w:szCs w:val="20"/>
          </w:rPr>
          <w:t>)</w:t>
        </w:r>
      </w:moveTo>
    </w:p>
    <w:moveToRangeEnd w:id="869"/>
    <w:p w:rsidR="0009147F" w:rsidRDefault="0009147F" w:rsidP="006045FF">
      <w:pPr>
        <w:pStyle w:val="Legenda"/>
        <w:jc w:val="center"/>
        <w:rPr>
          <w:rFonts w:ascii="Arial" w:hAnsi="Arial" w:cs="Arial"/>
          <w:sz w:val="24"/>
          <w:szCs w:val="24"/>
          <w:lang w:eastAsia="pt-BR"/>
        </w:rPr>
        <w:pPrChange w:id="872" w:author="Adam" w:date="2016-11-28T20:55:00Z">
          <w:pPr>
            <w:jc w:val="center"/>
          </w:pPr>
        </w:pPrChange>
      </w:pPr>
    </w:p>
    <w:p w:rsidR="0009147F" w:rsidDel="006045FF" w:rsidRDefault="0009147F" w:rsidP="006045FF">
      <w:pPr>
        <w:pStyle w:val="SemEspaamento"/>
        <w:jc w:val="center"/>
        <w:rPr>
          <w:del w:id="873" w:author="Adam" w:date="2016-11-28T20:56:00Z"/>
          <w:rFonts w:ascii="Arial" w:hAnsi="Arial" w:cs="Arial"/>
          <w:sz w:val="20"/>
          <w:szCs w:val="20"/>
        </w:rPr>
        <w:pPrChange w:id="874" w:author="Adam" w:date="2016-11-28T20:55:00Z">
          <w:pPr>
            <w:pStyle w:val="SemEspaamento"/>
            <w:jc w:val="center"/>
          </w:pPr>
        </w:pPrChange>
      </w:pPr>
      <w:del w:id="875" w:author="Adam" w:date="2016-11-28T20:56:00Z">
        <w:r w:rsidDel="006045FF">
          <w:rPr>
            <w:rFonts w:ascii="Arial" w:hAnsi="Arial" w:cs="Arial"/>
            <w:sz w:val="20"/>
            <w:szCs w:val="20"/>
          </w:rPr>
          <w:delText>Figura 12</w:delText>
        </w:r>
        <w:r w:rsidRPr="002B2F4D" w:rsidDel="006045FF">
          <w:rPr>
            <w:rFonts w:ascii="Arial" w:hAnsi="Arial" w:cs="Arial"/>
            <w:sz w:val="20"/>
            <w:szCs w:val="20"/>
          </w:rPr>
          <w:delText xml:space="preserve">: </w:delText>
        </w:r>
      </w:del>
      <w:moveFromRangeStart w:id="876" w:author="Adam" w:date="2016-11-28T20:55:00Z" w:name="move468129881"/>
      <w:moveFrom w:id="877" w:author="Adam" w:date="2016-11-28T20:55:00Z">
        <w:del w:id="878" w:author="Adam" w:date="2016-11-28T20:56:00Z">
          <w:r w:rsidDel="006045FF">
            <w:rPr>
              <w:rFonts w:ascii="Arial" w:hAnsi="Arial" w:cs="Arial"/>
              <w:sz w:val="20"/>
              <w:szCs w:val="20"/>
            </w:rPr>
            <w:delText>Conexão de um Regulador de Tensão Ajustável</w:delText>
          </w:r>
        </w:del>
      </w:moveFrom>
    </w:p>
    <w:p w:rsidR="0009147F" w:rsidDel="006045FF" w:rsidRDefault="0009147F" w:rsidP="006045FF">
      <w:pPr>
        <w:pStyle w:val="SemEspaamento"/>
        <w:jc w:val="center"/>
        <w:rPr>
          <w:del w:id="879" w:author="Adam" w:date="2016-11-28T20:56:00Z"/>
          <w:rFonts w:ascii="Arial" w:hAnsi="Arial" w:cs="Arial"/>
          <w:sz w:val="20"/>
          <w:szCs w:val="20"/>
        </w:rPr>
      </w:pPr>
      <w:moveFrom w:id="880" w:author="Adam" w:date="2016-11-28T20:55:00Z">
        <w:del w:id="881" w:author="Adam" w:date="2016-11-28T20:56:00Z">
          <w:r w:rsidRPr="002B2F4D" w:rsidDel="006045FF">
            <w:rPr>
              <w:rFonts w:ascii="Arial" w:hAnsi="Arial" w:cs="Arial"/>
              <w:sz w:val="20"/>
              <w:szCs w:val="20"/>
            </w:rPr>
            <w:delText xml:space="preserve">(fonte: </w:delText>
          </w:r>
          <w:r w:rsidDel="006045FF">
            <w:rPr>
              <w:rFonts w:ascii="Arial" w:hAnsi="Arial" w:cs="Arial"/>
              <w:sz w:val="20"/>
              <w:szCs w:val="20"/>
            </w:rPr>
            <w:delText>BOYLESTAD; NASHELSKY, 2004</w:delText>
          </w:r>
          <w:r w:rsidRPr="002B2F4D" w:rsidDel="006045FF">
            <w:rPr>
              <w:rFonts w:ascii="Arial" w:hAnsi="Arial" w:cs="Arial"/>
              <w:sz w:val="20"/>
              <w:szCs w:val="20"/>
            </w:rPr>
            <w:delText>)</w:delText>
          </w:r>
        </w:del>
      </w:moveFrom>
      <w:moveFromRangeEnd w:id="876"/>
    </w:p>
    <w:p w:rsidR="0009147F" w:rsidDel="006045FF" w:rsidRDefault="0009147F" w:rsidP="008C7865">
      <w:pPr>
        <w:jc w:val="both"/>
        <w:rPr>
          <w:del w:id="882" w:author="Adam" w:date="2016-11-28T20:56:00Z"/>
          <w:rFonts w:ascii="Arial" w:hAnsi="Arial" w:cs="Arial"/>
          <w:sz w:val="24"/>
          <w:szCs w:val="24"/>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883" w:name="_Toc466010559"/>
      <w:bookmarkStart w:id="884" w:name="_Toc466021409"/>
      <w:r w:rsidRPr="008D32FF">
        <w:rPr>
          <w:rFonts w:ascii="Arial" w:hAnsi="Arial" w:cs="Arial"/>
          <w:color w:val="auto"/>
          <w:sz w:val="24"/>
          <w:szCs w:val="24"/>
          <w:lang w:eastAsia="pt-BR"/>
        </w:rPr>
        <w:t>2.6</w:t>
      </w:r>
      <w:r w:rsidRPr="008D32FF">
        <w:rPr>
          <w:rFonts w:ascii="Arial" w:hAnsi="Arial" w:cs="Arial"/>
          <w:color w:val="auto"/>
          <w:sz w:val="24"/>
          <w:szCs w:val="24"/>
          <w:lang w:eastAsia="pt-BR"/>
        </w:rPr>
        <w:tab/>
        <w:t>Ponte H</w:t>
      </w:r>
      <w:bookmarkEnd w:id="703"/>
      <w:bookmarkEnd w:id="883"/>
      <w:bookmarkEnd w:id="884"/>
    </w:p>
    <w:p w:rsidR="0009147F" w:rsidRPr="0047640A" w:rsidRDefault="0009147F" w:rsidP="0047640A">
      <w:pPr>
        <w:rPr>
          <w:lang w:eastAsia="pt-BR"/>
        </w:rPr>
      </w:pPr>
    </w:p>
    <w:p w:rsidR="0009147F" w:rsidRDefault="0009147F" w:rsidP="009746E1">
      <w:pPr>
        <w:spacing w:line="360" w:lineRule="auto"/>
        <w:ind w:firstLine="708"/>
        <w:jc w:val="both"/>
        <w:rPr>
          <w:rFonts w:ascii="Arial" w:hAnsi="Arial" w:cs="Arial"/>
          <w:sz w:val="24"/>
          <w:szCs w:val="24"/>
        </w:rPr>
      </w:pPr>
      <w:bookmarkStart w:id="885" w:name="_Toc463899402"/>
      <w:r>
        <w:rPr>
          <w:rFonts w:ascii="Arial" w:hAnsi="Arial" w:cs="Arial"/>
          <w:sz w:val="24"/>
          <w:szCs w:val="24"/>
        </w:rPr>
        <w:t xml:space="preserve">Segundo Cardoso (2015) </w:t>
      </w:r>
      <w:r w:rsidRPr="00951E24">
        <w:rPr>
          <w:rFonts w:ascii="Arial" w:hAnsi="Arial" w:cs="Arial"/>
          <w:sz w:val="24"/>
          <w:szCs w:val="24"/>
          <w:highlight w:val="yellow"/>
        </w:rPr>
        <w:t>[23]</w:t>
      </w:r>
      <w:r>
        <w:rPr>
          <w:rFonts w:ascii="Arial" w:hAnsi="Arial" w:cs="Arial"/>
          <w:sz w:val="24"/>
          <w:szCs w:val="24"/>
        </w:rPr>
        <w:t xml:space="preserve"> </w:t>
      </w:r>
      <w:r w:rsidR="005B7A5E">
        <w:rPr>
          <w:rFonts w:ascii="Arial" w:hAnsi="Arial" w:cs="Arial"/>
          <w:sz w:val="24"/>
          <w:szCs w:val="24"/>
        </w:rPr>
        <w:t xml:space="preserve">a ponte H </w:t>
      </w:r>
      <w:r>
        <w:rPr>
          <w:rFonts w:ascii="Arial" w:hAnsi="Arial" w:cs="Arial"/>
          <w:sz w:val="24"/>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5B7A5E">
        <w:rPr>
          <w:rFonts w:ascii="Arial" w:hAnsi="Arial" w:cs="Arial"/>
          <w:sz w:val="24"/>
          <w:szCs w:val="24"/>
        </w:rPr>
        <w:t>quatro chaves sendo elas S1, S2 ou</w:t>
      </w:r>
      <w:r>
        <w:rPr>
          <w:rFonts w:ascii="Arial" w:hAnsi="Arial" w:cs="Arial"/>
          <w:sz w:val="24"/>
          <w:szCs w:val="24"/>
        </w:rPr>
        <w:t xml:space="preserve"> S3 e S4 e são acionadas alternadamente S1 e S3, S2 e S4, desta forma invertendo o sentido de rotação do motor em horário ou anti-horário conforme figura </w:t>
      </w:r>
      <w:r w:rsidR="005B7A5E">
        <w:rPr>
          <w:rFonts w:ascii="Arial" w:hAnsi="Arial" w:cs="Arial"/>
          <w:sz w:val="24"/>
          <w:szCs w:val="24"/>
        </w:rPr>
        <w:t>13</w:t>
      </w:r>
      <w:r>
        <w:rPr>
          <w:rFonts w:ascii="Arial" w:hAnsi="Arial" w:cs="Arial"/>
          <w:sz w:val="24"/>
          <w:szCs w:val="24"/>
        </w:rPr>
        <w:t>.</w:t>
      </w:r>
    </w:p>
    <w:p w:rsidR="006045FF" w:rsidRDefault="00EC6740" w:rsidP="006045FF">
      <w:pPr>
        <w:keepNext/>
        <w:jc w:val="center"/>
        <w:rPr>
          <w:ins w:id="886" w:author="Adam" w:date="2016-11-28T20:55:00Z"/>
        </w:rPr>
        <w:pPrChange w:id="887" w:author="Adam" w:date="2016-11-28T20:55:00Z">
          <w:pPr>
            <w:jc w:val="center"/>
          </w:pPr>
        </w:pPrChange>
      </w:pPr>
      <w:r>
        <w:rPr>
          <w:noProof/>
          <w:lang w:eastAsia="pt-BR"/>
        </w:rPr>
        <w:lastRenderedPageBreak/>
        <w:drawing>
          <wp:inline distT="0" distB="0" distL="0" distR="0" wp14:anchorId="6C6F1584" wp14:editId="7C995080">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6045FF">
      <w:pPr>
        <w:pStyle w:val="SemEspaamento"/>
        <w:jc w:val="center"/>
        <w:rPr>
          <w:rFonts w:ascii="Arial" w:hAnsi="Arial" w:cs="Arial"/>
          <w:sz w:val="20"/>
          <w:szCs w:val="20"/>
        </w:rPr>
      </w:pPr>
      <w:ins w:id="888" w:author="Adam" w:date="2016-11-28T20:55:00Z">
        <w:r w:rsidRPr="006045FF">
          <w:rPr>
            <w:rFonts w:ascii="Arial" w:hAnsi="Arial" w:cs="Arial"/>
            <w:sz w:val="20"/>
            <w:szCs w:val="20"/>
            <w:rPrChange w:id="889" w:author="Adam" w:date="2016-11-28T20:56:00Z">
              <w:rPr/>
            </w:rPrChange>
          </w:rPr>
          <w:t xml:space="preserve">Figura </w:t>
        </w:r>
        <w:r w:rsidRPr="006045FF">
          <w:rPr>
            <w:rFonts w:ascii="Arial" w:hAnsi="Arial" w:cs="Arial"/>
            <w:sz w:val="20"/>
            <w:szCs w:val="20"/>
            <w:rPrChange w:id="890" w:author="Adam" w:date="2016-11-28T20:56:00Z">
              <w:rPr/>
            </w:rPrChange>
          </w:rPr>
          <w:fldChar w:fldCharType="begin"/>
        </w:r>
        <w:r w:rsidRPr="006045FF">
          <w:rPr>
            <w:rFonts w:ascii="Arial" w:hAnsi="Arial" w:cs="Arial"/>
            <w:sz w:val="20"/>
            <w:szCs w:val="20"/>
            <w:rPrChange w:id="891" w:author="Adam" w:date="2016-11-28T20:56:00Z">
              <w:rPr/>
            </w:rPrChange>
          </w:rPr>
          <w:instrText xml:space="preserve"> SEQ Figura \* ARABIC </w:instrText>
        </w:r>
      </w:ins>
      <w:r w:rsidRPr="006045FF">
        <w:rPr>
          <w:rFonts w:ascii="Arial" w:hAnsi="Arial" w:cs="Arial"/>
          <w:sz w:val="20"/>
          <w:szCs w:val="20"/>
          <w:rPrChange w:id="892" w:author="Adam" w:date="2016-11-28T20:56:00Z">
            <w:rPr/>
          </w:rPrChange>
        </w:rPr>
        <w:fldChar w:fldCharType="separate"/>
      </w:r>
      <w:ins w:id="893" w:author="Adam" w:date="2016-11-28T21:01:00Z">
        <w:r w:rsidR="00842E3D">
          <w:rPr>
            <w:rFonts w:ascii="Arial" w:hAnsi="Arial" w:cs="Arial"/>
            <w:noProof/>
            <w:sz w:val="20"/>
            <w:szCs w:val="20"/>
          </w:rPr>
          <w:t>14</w:t>
        </w:r>
      </w:ins>
      <w:ins w:id="894" w:author="Adam" w:date="2016-11-28T20:55:00Z">
        <w:r w:rsidRPr="006045FF">
          <w:rPr>
            <w:rFonts w:ascii="Arial" w:hAnsi="Arial" w:cs="Arial"/>
            <w:sz w:val="20"/>
            <w:szCs w:val="20"/>
            <w:rPrChange w:id="895" w:author="Adam" w:date="2016-11-28T20:56:00Z">
              <w:rPr/>
            </w:rPrChange>
          </w:rPr>
          <w:fldChar w:fldCharType="end"/>
        </w:r>
        <w:r w:rsidRPr="006045FF">
          <w:rPr>
            <w:rFonts w:ascii="Arial" w:hAnsi="Arial" w:cs="Arial"/>
            <w:sz w:val="20"/>
            <w:szCs w:val="20"/>
            <w:rPrChange w:id="896" w:author="Adam" w:date="2016-11-28T20:56:00Z">
              <w:rPr/>
            </w:rPrChange>
          </w:rPr>
          <w:t xml:space="preserve"> -</w:t>
        </w:r>
      </w:ins>
      <w:ins w:id="897" w:author="Adam" w:date="2016-11-28T20:56:00Z">
        <w:r>
          <w:rPr>
            <w:rFonts w:ascii="Arial" w:hAnsi="Arial" w:cs="Arial"/>
            <w:sz w:val="20"/>
            <w:szCs w:val="20"/>
          </w:rPr>
          <w:t xml:space="preserve"> </w:t>
        </w:r>
      </w:ins>
      <w:moveToRangeStart w:id="898" w:author="Adam" w:date="2016-11-28T20:56:00Z" w:name="move468129922"/>
      <w:moveTo w:id="899" w:author="Adam" w:date="2016-11-28T20:56:00Z">
        <w:r w:rsidRPr="00951E24">
          <w:rPr>
            <w:rFonts w:ascii="Arial" w:hAnsi="Arial" w:cs="Arial"/>
            <w:sz w:val="20"/>
            <w:szCs w:val="20"/>
          </w:rPr>
          <w:t>Circuito Ponte H</w:t>
        </w:r>
      </w:moveTo>
    </w:p>
    <w:p w:rsidR="006045FF" w:rsidRPr="00951E24" w:rsidRDefault="006045FF" w:rsidP="006045FF">
      <w:pPr>
        <w:pStyle w:val="SemEspaamento"/>
        <w:jc w:val="center"/>
        <w:rPr>
          <w:rFonts w:ascii="Arial" w:hAnsi="Arial" w:cs="Arial"/>
          <w:sz w:val="20"/>
          <w:szCs w:val="20"/>
        </w:rPr>
      </w:pPr>
      <w:moveTo w:id="900" w:author="Adam" w:date="2016-11-28T20:56:00Z">
        <w:r w:rsidRPr="00951E24">
          <w:rPr>
            <w:rFonts w:ascii="Arial" w:hAnsi="Arial" w:cs="Arial"/>
            <w:sz w:val="20"/>
            <w:szCs w:val="20"/>
          </w:rPr>
          <w:t>(</w:t>
        </w:r>
        <w:proofErr w:type="gramStart"/>
        <w:r w:rsidRPr="00951E24">
          <w:rPr>
            <w:rFonts w:ascii="Arial" w:hAnsi="Arial" w:cs="Arial"/>
            <w:sz w:val="20"/>
            <w:szCs w:val="20"/>
          </w:rPr>
          <w:t>fonte</w:t>
        </w:r>
        <w:proofErr w:type="gramEnd"/>
        <w:r w:rsidRPr="00951E24">
          <w:rPr>
            <w:rFonts w:ascii="Arial" w:hAnsi="Arial" w:cs="Arial"/>
            <w:sz w:val="20"/>
            <w:szCs w:val="20"/>
          </w:rPr>
          <w:t xml:space="preserve">: </w:t>
        </w:r>
        <w:r>
          <w:fldChar w:fldCharType="begin"/>
        </w:r>
        <w:r>
          <w:instrText xml:space="preserve"> HYPERLINK "http://blog.vidadesilicio.com.br/arduino/modulo-ponte-h-l298n-arduino/" </w:instrText>
        </w:r>
        <w:r>
          <w:fldChar w:fldCharType="separate"/>
        </w:r>
        <w:r w:rsidRPr="00951E24">
          <w:rPr>
            <w:rStyle w:val="Hyperlink"/>
            <w:rFonts w:ascii="Arial" w:hAnsi="Arial" w:cs="Arial"/>
            <w:sz w:val="20"/>
            <w:szCs w:val="20"/>
          </w:rPr>
          <w:t>http://blog.vidadesilicio.com.br/arduino/modulo-ponte-h-l298n-arduino/</w:t>
        </w:r>
        <w:r>
          <w:rPr>
            <w:rStyle w:val="Hyperlink"/>
            <w:rFonts w:ascii="Arial" w:hAnsi="Arial" w:cs="Arial"/>
            <w:sz w:val="20"/>
            <w:szCs w:val="20"/>
          </w:rPr>
          <w:fldChar w:fldCharType="end"/>
        </w:r>
        <w:r w:rsidRPr="00951E24">
          <w:rPr>
            <w:rFonts w:ascii="Arial" w:hAnsi="Arial" w:cs="Arial"/>
            <w:sz w:val="20"/>
            <w:szCs w:val="20"/>
          </w:rPr>
          <w:t xml:space="preserve"> acessado em 10/2016)</w:t>
        </w:r>
      </w:moveTo>
    </w:p>
    <w:moveToRangeEnd w:id="898"/>
    <w:p w:rsidR="0009147F" w:rsidRPr="006045FF" w:rsidRDefault="0009147F" w:rsidP="006045FF">
      <w:pPr>
        <w:pStyle w:val="SemEspaamento"/>
        <w:jc w:val="center"/>
        <w:rPr>
          <w:rFonts w:ascii="Arial" w:hAnsi="Arial" w:cs="Arial"/>
          <w:sz w:val="20"/>
          <w:szCs w:val="20"/>
          <w:rPrChange w:id="901" w:author="Adam" w:date="2016-11-28T20:56:00Z">
            <w:rPr>
              <w:rFonts w:ascii="Arial" w:hAnsi="Arial" w:cs="Arial"/>
              <w:sz w:val="24"/>
              <w:szCs w:val="24"/>
            </w:rPr>
          </w:rPrChange>
        </w:rPr>
        <w:pPrChange w:id="902" w:author="Adam" w:date="2016-11-28T20:56:00Z">
          <w:pPr>
            <w:jc w:val="center"/>
          </w:pPr>
        </w:pPrChange>
      </w:pPr>
    </w:p>
    <w:p w:rsidR="0009147F" w:rsidRPr="00951E24" w:rsidDel="006045FF" w:rsidRDefault="0009147F" w:rsidP="006045FF">
      <w:pPr>
        <w:pStyle w:val="SemEspaamento"/>
        <w:jc w:val="center"/>
        <w:rPr>
          <w:del w:id="903" w:author="Adam" w:date="2016-11-28T20:56:00Z"/>
          <w:rFonts w:ascii="Arial" w:hAnsi="Arial" w:cs="Arial"/>
          <w:sz w:val="20"/>
          <w:szCs w:val="20"/>
        </w:rPr>
        <w:pPrChange w:id="904" w:author="Adam" w:date="2016-11-28T20:56:00Z">
          <w:pPr>
            <w:pStyle w:val="SemEspaamento"/>
            <w:jc w:val="center"/>
          </w:pPr>
        </w:pPrChange>
      </w:pPr>
      <w:del w:id="905" w:author="Adam" w:date="2016-11-28T20:56:00Z">
        <w:r w:rsidRPr="00951E24" w:rsidDel="006045FF">
          <w:rPr>
            <w:rFonts w:ascii="Arial" w:hAnsi="Arial" w:cs="Arial"/>
            <w:sz w:val="20"/>
            <w:szCs w:val="20"/>
          </w:rPr>
          <w:delText xml:space="preserve">Figura 13: </w:delText>
        </w:r>
      </w:del>
      <w:moveFromRangeStart w:id="906" w:author="Adam" w:date="2016-11-28T20:56:00Z" w:name="move468129922"/>
      <w:moveFrom w:id="907" w:author="Adam" w:date="2016-11-28T20:56:00Z">
        <w:del w:id="908" w:author="Adam" w:date="2016-11-28T20:56:00Z">
          <w:r w:rsidRPr="00951E24" w:rsidDel="006045FF">
            <w:rPr>
              <w:rFonts w:ascii="Arial" w:hAnsi="Arial" w:cs="Arial"/>
              <w:sz w:val="20"/>
              <w:szCs w:val="20"/>
            </w:rPr>
            <w:delText>Circuito Ponte H</w:delText>
          </w:r>
        </w:del>
      </w:moveFrom>
    </w:p>
    <w:p w:rsidR="0009147F" w:rsidRPr="00951E24" w:rsidDel="006045FF" w:rsidRDefault="0009147F" w:rsidP="006045FF">
      <w:pPr>
        <w:pStyle w:val="SemEspaamento"/>
        <w:jc w:val="center"/>
        <w:rPr>
          <w:del w:id="909" w:author="Adam" w:date="2016-11-28T20:56:00Z"/>
          <w:rFonts w:ascii="Arial" w:hAnsi="Arial" w:cs="Arial"/>
          <w:sz w:val="20"/>
          <w:szCs w:val="20"/>
        </w:rPr>
      </w:pPr>
      <w:moveFrom w:id="910" w:author="Adam" w:date="2016-11-28T20:56:00Z">
        <w:del w:id="911" w:author="Adam" w:date="2016-11-28T20:56:00Z">
          <w:r w:rsidRPr="00951E24" w:rsidDel="006045FF">
            <w:rPr>
              <w:rFonts w:ascii="Arial" w:hAnsi="Arial" w:cs="Arial"/>
              <w:sz w:val="20"/>
              <w:szCs w:val="20"/>
            </w:rPr>
            <w:delText xml:space="preserve">(fonte: </w:delText>
          </w:r>
          <w:r w:rsidR="00E44D2F" w:rsidDel="006045FF">
            <w:fldChar w:fldCharType="begin"/>
          </w:r>
          <w:r w:rsidR="00E44D2F" w:rsidDel="006045FF">
            <w:delInstrText xml:space="preserve"> HYPERLINK "http://blog.vidadesilicio.com.br/arduino/modulo-ponte-h-l298n-arduino/" </w:delInstrText>
          </w:r>
          <w:r w:rsidR="00E44D2F" w:rsidDel="006045FF">
            <w:fldChar w:fldCharType="separate"/>
          </w:r>
          <w:r w:rsidRPr="00951E24" w:rsidDel="006045FF">
            <w:rPr>
              <w:rStyle w:val="Hyperlink"/>
              <w:rFonts w:ascii="Arial" w:hAnsi="Arial" w:cs="Arial"/>
              <w:sz w:val="20"/>
              <w:szCs w:val="20"/>
            </w:rPr>
            <w:delText>http://blog.vidadesilicio.com.br/arduino/modulo-ponte-h-l298n-arduino/</w:delText>
          </w:r>
          <w:r w:rsidR="00E44D2F" w:rsidDel="006045FF">
            <w:rPr>
              <w:rStyle w:val="Hyperlink"/>
              <w:rFonts w:ascii="Arial" w:hAnsi="Arial" w:cs="Arial"/>
              <w:sz w:val="20"/>
              <w:szCs w:val="20"/>
            </w:rPr>
            <w:fldChar w:fldCharType="end"/>
          </w:r>
          <w:r w:rsidRPr="00951E24" w:rsidDel="006045FF">
            <w:rPr>
              <w:rFonts w:ascii="Arial" w:hAnsi="Arial" w:cs="Arial"/>
              <w:sz w:val="20"/>
              <w:szCs w:val="20"/>
            </w:rPr>
            <w:delText xml:space="preserve"> acessado em 10/2016)</w:delText>
          </w:r>
        </w:del>
      </w:moveFrom>
      <w:moveFromRangeEnd w:id="906"/>
    </w:p>
    <w:p w:rsidR="0009147F" w:rsidRPr="00951E24" w:rsidDel="006045FF" w:rsidRDefault="0009147F" w:rsidP="009746E1">
      <w:pPr>
        <w:rPr>
          <w:del w:id="912" w:author="Adam" w:date="2016-11-28T20:56:00Z"/>
          <w:rFonts w:ascii="Arial" w:hAnsi="Arial" w:cs="Arial"/>
          <w:sz w:val="20"/>
          <w:szCs w:val="20"/>
        </w:rPr>
      </w:pPr>
    </w:p>
    <w:p w:rsidR="0009147F" w:rsidRDefault="00044DBE" w:rsidP="009746E1">
      <w:pPr>
        <w:spacing w:line="360" w:lineRule="auto"/>
        <w:ind w:firstLine="708"/>
        <w:jc w:val="both"/>
        <w:rPr>
          <w:rFonts w:ascii="Arial" w:hAnsi="Arial" w:cs="Arial"/>
          <w:sz w:val="24"/>
          <w:szCs w:val="24"/>
        </w:rPr>
      </w:pPr>
      <w:r>
        <w:rPr>
          <w:rFonts w:ascii="Arial" w:hAnsi="Arial" w:cs="Arial"/>
          <w:sz w:val="24"/>
          <w:szCs w:val="24"/>
        </w:rPr>
        <w:t>Utilizou-se a Ponte H para inversão do sentido de rotação do motor e também fornecer a corrente que o motor necessita, pois o Arduino fornece</w:t>
      </w:r>
      <w:r w:rsidR="0009147F" w:rsidRPr="005E395E">
        <w:rPr>
          <w:rFonts w:ascii="Arial" w:hAnsi="Arial" w:cs="Arial"/>
          <w:sz w:val="24"/>
          <w:szCs w:val="24"/>
        </w:rPr>
        <w:t xml:space="preserve"> em suas portas digitais uma corrente máxima de 40mA, </w:t>
      </w:r>
      <w:r w:rsidR="003859DB">
        <w:rPr>
          <w:rFonts w:ascii="Arial" w:hAnsi="Arial" w:cs="Arial"/>
          <w:sz w:val="24"/>
          <w:szCs w:val="24"/>
        </w:rPr>
        <w:t xml:space="preserve">e </w:t>
      </w:r>
      <w:ins w:id="913" w:author="Adam" w:date="2016-11-28T20:56:00Z">
        <w:r w:rsidR="00842E3D">
          <w:rPr>
            <w:rFonts w:ascii="Arial" w:hAnsi="Arial" w:cs="Arial"/>
            <w:sz w:val="24"/>
            <w:szCs w:val="24"/>
          </w:rPr>
          <w:t>cada</w:t>
        </w:r>
      </w:ins>
      <w:del w:id="914" w:author="Adam" w:date="2016-11-28T20:56:00Z">
        <w:r w:rsidR="003859DB" w:rsidDel="00842E3D">
          <w:rPr>
            <w:rFonts w:ascii="Arial" w:hAnsi="Arial" w:cs="Arial"/>
            <w:sz w:val="24"/>
            <w:szCs w:val="24"/>
          </w:rPr>
          <w:delText>o</w:delText>
        </w:r>
      </w:del>
      <w:r w:rsidR="003859DB">
        <w:rPr>
          <w:rFonts w:ascii="Arial" w:hAnsi="Arial" w:cs="Arial"/>
          <w:sz w:val="24"/>
          <w:szCs w:val="24"/>
        </w:rPr>
        <w:t xml:space="preserve"> motor necessita de</w:t>
      </w:r>
      <w:ins w:id="915" w:author="Adam" w:date="2016-11-28T20:57:00Z">
        <w:r w:rsidR="00842E3D">
          <w:rPr>
            <w:rFonts w:ascii="Arial" w:hAnsi="Arial" w:cs="Arial"/>
            <w:sz w:val="24"/>
            <w:szCs w:val="24"/>
          </w:rPr>
          <w:t xml:space="preserve"> no mínimo</w:t>
        </w:r>
      </w:ins>
      <w:r w:rsidR="003859DB">
        <w:rPr>
          <w:rFonts w:ascii="Arial" w:hAnsi="Arial" w:cs="Arial"/>
          <w:sz w:val="24"/>
          <w:szCs w:val="24"/>
        </w:rPr>
        <w:t xml:space="preserve"> 1</w:t>
      </w:r>
      <w:ins w:id="916" w:author="Adam" w:date="2016-11-28T20:56:00Z">
        <w:r w:rsidR="00842E3D">
          <w:rPr>
            <w:rFonts w:ascii="Arial" w:hAnsi="Arial" w:cs="Arial"/>
            <w:sz w:val="24"/>
            <w:szCs w:val="24"/>
          </w:rPr>
          <w:t>2</w:t>
        </w:r>
      </w:ins>
      <w:del w:id="917" w:author="Adam" w:date="2016-11-28T20:56:00Z">
        <w:r w:rsidR="003859DB" w:rsidDel="00842E3D">
          <w:rPr>
            <w:rFonts w:ascii="Arial" w:hAnsi="Arial" w:cs="Arial"/>
            <w:sz w:val="24"/>
            <w:szCs w:val="24"/>
          </w:rPr>
          <w:delText>0</w:delText>
        </w:r>
      </w:del>
      <w:r w:rsidR="003859DB">
        <w:rPr>
          <w:rFonts w:ascii="Arial" w:hAnsi="Arial" w:cs="Arial"/>
          <w:sz w:val="24"/>
          <w:szCs w:val="24"/>
        </w:rPr>
        <w:t>0mA para sair da inércia</w:t>
      </w:r>
      <w:r w:rsidR="0009147F">
        <w:rPr>
          <w:rFonts w:ascii="Arial" w:hAnsi="Arial" w:cs="Arial"/>
          <w:sz w:val="24"/>
          <w:szCs w:val="24"/>
        </w:rPr>
        <w:t>.</w:t>
      </w:r>
    </w:p>
    <w:p w:rsidR="0009147F" w:rsidRDefault="0009147F" w:rsidP="009746E1">
      <w:pPr>
        <w:spacing w:line="360" w:lineRule="auto"/>
        <w:ind w:firstLine="708"/>
        <w:jc w:val="both"/>
        <w:rPr>
          <w:rFonts w:ascii="Arial" w:hAnsi="Arial" w:cs="Arial"/>
          <w:sz w:val="24"/>
          <w:szCs w:val="24"/>
        </w:rPr>
      </w:pPr>
    </w:p>
    <w:p w:rsidR="0009147F" w:rsidRPr="008D32FF" w:rsidRDefault="00F81B7F" w:rsidP="009746E1">
      <w:pPr>
        <w:pStyle w:val="Ttulo3"/>
        <w:spacing w:line="360" w:lineRule="auto"/>
        <w:jc w:val="both"/>
        <w:rPr>
          <w:rFonts w:ascii="Arial" w:hAnsi="Arial" w:cs="Arial"/>
          <w:color w:val="auto"/>
          <w:lang w:eastAsia="pt-BR"/>
        </w:rPr>
      </w:pPr>
      <w:bookmarkStart w:id="918" w:name="_Toc466010560"/>
      <w:bookmarkStart w:id="919" w:name="_Toc466021410"/>
      <w:r>
        <w:rPr>
          <w:rFonts w:ascii="Arial" w:hAnsi="Arial" w:cs="Arial"/>
          <w:color w:val="auto"/>
          <w:lang w:eastAsia="pt-BR"/>
        </w:rPr>
        <w:t>2.6.1</w:t>
      </w:r>
      <w:r>
        <w:rPr>
          <w:rFonts w:ascii="Arial" w:hAnsi="Arial" w:cs="Arial"/>
          <w:color w:val="auto"/>
          <w:lang w:eastAsia="pt-BR"/>
        </w:rPr>
        <w:tab/>
        <w:t>Circuito Integrado L293</w:t>
      </w:r>
      <w:bookmarkEnd w:id="918"/>
      <w:bookmarkEnd w:id="919"/>
      <w:r>
        <w:rPr>
          <w:rFonts w:ascii="Arial" w:hAnsi="Arial" w:cs="Arial"/>
          <w:color w:val="auto"/>
          <w:lang w:eastAsia="pt-BR"/>
        </w:rPr>
        <w:t>D</w:t>
      </w:r>
    </w:p>
    <w:p w:rsidR="0009147F" w:rsidRDefault="0009147F" w:rsidP="009746E1">
      <w:pPr>
        <w:spacing w:line="360" w:lineRule="auto"/>
        <w:ind w:firstLine="708"/>
        <w:jc w:val="both"/>
        <w:rPr>
          <w:rFonts w:ascii="Arial" w:hAnsi="Arial" w:cs="Arial"/>
          <w:sz w:val="24"/>
          <w:szCs w:val="24"/>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São duas pontes H construídas em um componente integrado possuindo então algumas vantagens quando comparado as outr</w:t>
      </w:r>
      <w:r w:rsidR="00F81B7F">
        <w:rPr>
          <w:rFonts w:ascii="Arial" w:hAnsi="Arial" w:cs="Arial"/>
          <w:sz w:val="24"/>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spacing w:line="360" w:lineRule="auto"/>
        <w:ind w:firstLine="708"/>
        <w:jc w:val="both"/>
        <w:rPr>
          <w:rFonts w:ascii="Arial" w:hAnsi="Arial" w:cs="Arial"/>
          <w:sz w:val="24"/>
          <w:szCs w:val="24"/>
        </w:rPr>
      </w:pPr>
      <w:r>
        <w:rPr>
          <w:rFonts w:ascii="Arial" w:hAnsi="Arial" w:cs="Arial"/>
          <w:sz w:val="24"/>
          <w:szCs w:val="24"/>
        </w:rPr>
        <w:t>Esse circuito possui alguns pinos onde suas principais funções estão listadas conforme</w:t>
      </w:r>
      <w:ins w:id="920" w:author="Adam" w:date="2016-11-28T21:02:00Z">
        <w:r w:rsidR="00842E3D">
          <w:rPr>
            <w:rFonts w:ascii="Arial" w:hAnsi="Arial" w:cs="Arial"/>
            <w:sz w:val="24"/>
            <w:szCs w:val="24"/>
          </w:rPr>
          <w:t xml:space="preserve"> </w:t>
        </w:r>
      </w:ins>
      <w:del w:id="921" w:author="Adam" w:date="2016-11-28T21:01:00Z">
        <w:r w:rsidDel="00842E3D">
          <w:rPr>
            <w:rFonts w:ascii="Arial" w:hAnsi="Arial" w:cs="Arial"/>
            <w:sz w:val="24"/>
            <w:szCs w:val="24"/>
          </w:rPr>
          <w:delText xml:space="preserve"> figura </w:delText>
        </w:r>
        <w:r w:rsidRPr="000F6B6F" w:rsidDel="00842E3D">
          <w:rPr>
            <w:rFonts w:ascii="Arial" w:hAnsi="Arial" w:cs="Arial"/>
            <w:sz w:val="24"/>
            <w:szCs w:val="24"/>
          </w:rPr>
          <w:delText>14</w:delText>
        </w:r>
      </w:del>
      <w:ins w:id="922" w:author="Adam" w:date="2016-11-28T21:02:00Z">
        <w:r w:rsidR="00842E3D">
          <w:rPr>
            <w:rFonts w:ascii="Arial" w:hAnsi="Arial" w:cs="Arial"/>
            <w:sz w:val="24"/>
            <w:szCs w:val="24"/>
          </w:rPr>
          <w:fldChar w:fldCharType="begin"/>
        </w:r>
        <w:r w:rsidR="00842E3D">
          <w:rPr>
            <w:rFonts w:ascii="Arial" w:hAnsi="Arial" w:cs="Arial"/>
            <w:sz w:val="24"/>
            <w:szCs w:val="24"/>
          </w:rPr>
          <w:instrText xml:space="preserve"> REF _Ref468130249 \h </w:instrText>
        </w:r>
        <w:r w:rsidR="00842E3D">
          <w:rPr>
            <w:rFonts w:ascii="Arial" w:hAnsi="Arial" w:cs="Arial"/>
            <w:sz w:val="24"/>
            <w:szCs w:val="24"/>
          </w:rPr>
        </w:r>
      </w:ins>
      <w:r w:rsidR="00842E3D">
        <w:rPr>
          <w:rFonts w:ascii="Arial" w:hAnsi="Arial" w:cs="Arial"/>
          <w:sz w:val="24"/>
          <w:szCs w:val="24"/>
        </w:rPr>
        <w:instrText xml:space="preserve"> \* MERGEFORMAT </w:instrText>
      </w:r>
      <w:r w:rsidR="00842E3D">
        <w:rPr>
          <w:rFonts w:ascii="Arial" w:hAnsi="Arial" w:cs="Arial"/>
          <w:sz w:val="24"/>
          <w:szCs w:val="24"/>
        </w:rPr>
        <w:fldChar w:fldCharType="separate"/>
      </w:r>
      <w:ins w:id="923" w:author="Adam" w:date="2016-11-28T21:02:00Z">
        <w:r w:rsidR="00842E3D" w:rsidRPr="00842E3D">
          <w:rPr>
            <w:rFonts w:ascii="Arial" w:hAnsi="Arial" w:cs="Arial"/>
            <w:sz w:val="24"/>
            <w:szCs w:val="24"/>
            <w:rPrChange w:id="924" w:author="Adam" w:date="2016-11-28T21:02:00Z">
              <w:rPr/>
            </w:rPrChange>
          </w:rPr>
          <w:t xml:space="preserve">Figura </w:t>
        </w:r>
        <w:r w:rsidR="00842E3D" w:rsidRPr="00842E3D">
          <w:rPr>
            <w:rFonts w:ascii="Arial" w:hAnsi="Arial" w:cs="Arial"/>
            <w:sz w:val="24"/>
            <w:szCs w:val="24"/>
            <w:rPrChange w:id="925" w:author="Adam" w:date="2016-11-28T21:02:00Z">
              <w:rPr>
                <w:noProof/>
              </w:rPr>
            </w:rPrChange>
          </w:rPr>
          <w:t>15</w:t>
        </w:r>
        <w:r w:rsidR="00842E3D">
          <w:rPr>
            <w:rFonts w:ascii="Arial" w:hAnsi="Arial" w:cs="Arial"/>
            <w:sz w:val="24"/>
            <w:szCs w:val="24"/>
          </w:rPr>
          <w:fldChar w:fldCharType="end"/>
        </w:r>
      </w:ins>
      <w:r>
        <w:rPr>
          <w:rFonts w:ascii="Arial" w:hAnsi="Arial" w:cs="Arial"/>
          <w:sz w:val="24"/>
          <w:szCs w:val="24"/>
        </w:rPr>
        <w:t>.</w:t>
      </w:r>
    </w:p>
    <w:p w:rsidR="00A53179" w:rsidRDefault="00A53179" w:rsidP="00A53179">
      <w:pPr>
        <w:keepNext/>
        <w:jc w:val="right"/>
        <w:sectPr w:rsidR="00A53179" w:rsidSect="002F217B">
          <w:headerReference w:type="default" r:id="rId34"/>
          <w:pgSz w:w="11907" w:h="16839" w:code="9"/>
          <w:pgMar w:top="1701" w:right="1134" w:bottom="1134" w:left="1701" w:header="709" w:footer="709" w:gutter="0"/>
          <w:pgNumType w:start="12"/>
          <w:cols w:space="708"/>
          <w:docGrid w:linePitch="360"/>
        </w:sectPr>
      </w:pPr>
    </w:p>
    <w:p w:rsidR="00F81B7F" w:rsidRDefault="00A53179" w:rsidP="00A53179">
      <w:pPr>
        <w:keepNext/>
        <w:jc w:val="right"/>
      </w:pPr>
      <w:del w:id="926" w:author="Adam" w:date="2016-11-28T21:00:00Z">
        <w:r w:rsidDel="00842E3D">
          <w:rPr>
            <w:noProof/>
            <w:lang w:eastAsia="pt-BR"/>
          </w:rPr>
          <w:lastRenderedPageBreak/>
          <w:drawing>
            <wp:inline distT="0" distB="0" distL="0" distR="0" wp14:anchorId="5B72C035" wp14:editId="5C44A5FE">
              <wp:extent cx="2778217" cy="2730500"/>
              <wp:effectExtent l="19050" t="0" r="3083"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srcRect/>
                      <a:stretch>
                        <a:fillRect/>
                      </a:stretch>
                    </pic:blipFill>
                    <pic:spPr bwMode="auto">
                      <a:xfrm>
                        <a:off x="0" y="0"/>
                        <a:ext cx="2778217" cy="2730500"/>
                      </a:xfrm>
                      <a:prstGeom prst="rect">
                        <a:avLst/>
                      </a:prstGeom>
                      <a:noFill/>
                      <a:ln w="9525">
                        <a:noFill/>
                        <a:miter lim="800000"/>
                        <a:headEnd/>
                        <a:tailEnd/>
                      </a:ln>
                    </pic:spPr>
                  </pic:pic>
                </a:graphicData>
              </a:graphic>
            </wp:inline>
          </w:drawing>
        </w:r>
      </w:del>
    </w:p>
    <w:tbl>
      <w:tblPr>
        <w:tblStyle w:val="Tabelacomgrade"/>
        <w:tblW w:w="0" w:type="auto"/>
        <w:tblLayout w:type="fixed"/>
        <w:tblLook w:val="04A0" w:firstRow="1" w:lastRow="0" w:firstColumn="1" w:lastColumn="0" w:noHBand="0" w:noVBand="1"/>
      </w:tblPr>
      <w:tblGrid>
        <w:gridCol w:w="959"/>
        <w:gridCol w:w="2268"/>
        <w:gridCol w:w="913"/>
      </w:tblGrid>
      <w:tr w:rsidR="00A53179" w:rsidDel="00842E3D" w:rsidTr="00A53179">
        <w:trPr>
          <w:trHeight w:val="78"/>
          <w:del w:id="927" w:author="Adam" w:date="2016-11-28T21:00:00Z"/>
        </w:trPr>
        <w:tc>
          <w:tcPr>
            <w:tcW w:w="959" w:type="dxa"/>
            <w:vAlign w:val="center"/>
          </w:tcPr>
          <w:p w:rsidR="00A53179" w:rsidRPr="00A53179" w:rsidDel="00842E3D" w:rsidRDefault="00842E3D" w:rsidP="00A53179">
            <w:pPr>
              <w:keepNext/>
              <w:jc w:val="center"/>
              <w:rPr>
                <w:del w:id="928" w:author="Adam" w:date="2016-11-28T21:00:00Z"/>
                <w:sz w:val="14"/>
                <w:szCs w:val="14"/>
              </w:rPr>
            </w:pPr>
            <w:ins w:id="929" w:author="Adam" w:date="2016-11-28T21:00:00Z">
              <w:r w:rsidRPr="00842E3D">
                <w:rPr>
                  <w:sz w:val="14"/>
                  <w:szCs w:val="14"/>
                </w:rPr>
                <w:drawing>
                  <wp:inline distT="0" distB="0" distL="0" distR="0" wp14:anchorId="50A0DAF6" wp14:editId="45FCF977">
                    <wp:extent cx="471805" cy="173990"/>
                    <wp:effectExtent l="0" t="0" r="444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805" cy="173990"/>
                            </a:xfrm>
                            <a:prstGeom prst="rect">
                              <a:avLst/>
                            </a:prstGeom>
                          </pic:spPr>
                        </pic:pic>
                      </a:graphicData>
                    </a:graphic>
                  </wp:inline>
                </w:drawing>
              </w:r>
            </w:ins>
            <w:del w:id="930" w:author="Adam" w:date="2016-11-28T21:00:00Z">
              <w:r w:rsidR="00A53179" w:rsidRPr="00A53179" w:rsidDel="00842E3D">
                <w:rPr>
                  <w:sz w:val="14"/>
                  <w:szCs w:val="14"/>
                </w:rPr>
                <w:delText>Designação</w:delText>
              </w:r>
            </w:del>
          </w:p>
        </w:tc>
        <w:tc>
          <w:tcPr>
            <w:tcW w:w="2268" w:type="dxa"/>
            <w:vAlign w:val="center"/>
          </w:tcPr>
          <w:p w:rsidR="00A53179" w:rsidRPr="00A53179" w:rsidDel="00842E3D" w:rsidRDefault="00A53179" w:rsidP="00A53179">
            <w:pPr>
              <w:keepNext/>
              <w:jc w:val="center"/>
              <w:rPr>
                <w:del w:id="931" w:author="Adam" w:date="2016-11-28T21:00:00Z"/>
                <w:sz w:val="14"/>
                <w:szCs w:val="14"/>
              </w:rPr>
            </w:pPr>
            <w:del w:id="932" w:author="Adam" w:date="2016-11-28T21:00:00Z">
              <w:r w:rsidRPr="00A53179" w:rsidDel="00842E3D">
                <w:rPr>
                  <w:sz w:val="14"/>
                  <w:szCs w:val="14"/>
                </w:rPr>
                <w:delText>Função</w:delText>
              </w:r>
            </w:del>
          </w:p>
        </w:tc>
        <w:tc>
          <w:tcPr>
            <w:tcW w:w="913" w:type="dxa"/>
            <w:vAlign w:val="center"/>
          </w:tcPr>
          <w:p w:rsidR="00A53179" w:rsidRPr="00A53179" w:rsidDel="00842E3D" w:rsidRDefault="00A53179" w:rsidP="00A53179">
            <w:pPr>
              <w:keepNext/>
              <w:jc w:val="center"/>
              <w:rPr>
                <w:del w:id="933" w:author="Adam" w:date="2016-11-28T21:00:00Z"/>
                <w:sz w:val="14"/>
                <w:szCs w:val="14"/>
              </w:rPr>
            </w:pPr>
            <w:del w:id="934" w:author="Adam" w:date="2016-11-28T21:00:00Z">
              <w:r w:rsidRPr="00A53179" w:rsidDel="00842E3D">
                <w:rPr>
                  <w:sz w:val="14"/>
                  <w:szCs w:val="14"/>
                </w:rPr>
                <w:delText>Porta</w:delText>
              </w:r>
            </w:del>
          </w:p>
        </w:tc>
      </w:tr>
      <w:tr w:rsidR="00A53179" w:rsidDel="00842E3D" w:rsidTr="00A53179">
        <w:trPr>
          <w:trHeight w:val="278"/>
          <w:del w:id="935" w:author="Adam" w:date="2016-11-28T21:00:00Z"/>
        </w:trPr>
        <w:tc>
          <w:tcPr>
            <w:tcW w:w="959" w:type="dxa"/>
            <w:vAlign w:val="center"/>
          </w:tcPr>
          <w:p w:rsidR="00A53179" w:rsidRPr="00A53179" w:rsidDel="00842E3D" w:rsidRDefault="00E44D2F" w:rsidP="00A53179">
            <w:pPr>
              <w:keepNext/>
              <w:spacing w:after="0" w:line="240" w:lineRule="auto"/>
              <w:jc w:val="center"/>
              <w:rPr>
                <w:del w:id="936" w:author="Adam" w:date="2016-11-28T21:00:00Z"/>
                <w:sz w:val="14"/>
                <w:szCs w:val="14"/>
              </w:rPr>
            </w:pPr>
            <m:oMathPara>
              <m:oMath>
                <m:sSub>
                  <m:sSubPr>
                    <m:ctrlPr>
                      <w:del w:id="937" w:author="Adam" w:date="2016-11-28T21:00:00Z">
                        <w:rPr>
                          <w:rFonts w:ascii="Cambria Math" w:hAnsi="Cambria Math"/>
                          <w:i/>
                          <w:sz w:val="14"/>
                          <w:szCs w:val="14"/>
                        </w:rPr>
                      </w:del>
                    </m:ctrlPr>
                  </m:sSubPr>
                  <m:e>
                    <m:r>
                      <w:del w:id="938" w:author="Adam" w:date="2016-11-28T21:00:00Z">
                        <w:rPr>
                          <w:rFonts w:ascii="Cambria Math" w:hAnsi="Cambria Math"/>
                          <w:sz w:val="14"/>
                          <w:szCs w:val="14"/>
                        </w:rPr>
                        <m:t>E</m:t>
                      </w:del>
                    </m:r>
                  </m:e>
                  <m:sub>
                    <m:r>
                      <w:del w:id="939" w:author="Adam" w:date="2016-11-28T21:00:00Z">
                        <w:rPr>
                          <w:rFonts w:ascii="Cambria Math" w:hAnsi="Cambria Math"/>
                          <w:sz w:val="14"/>
                          <w:szCs w:val="14"/>
                        </w:rPr>
                        <m:t>1</m:t>
                      </w:del>
                    </m:r>
                  </m:sub>
                </m:sSub>
              </m:oMath>
            </m:oMathPara>
          </w:p>
        </w:tc>
        <w:tc>
          <w:tcPr>
            <w:tcW w:w="2268" w:type="dxa"/>
            <w:vAlign w:val="center"/>
          </w:tcPr>
          <w:p w:rsidR="00A53179" w:rsidRPr="00A53179" w:rsidDel="00842E3D" w:rsidRDefault="00A53179" w:rsidP="00A53179">
            <w:pPr>
              <w:keepNext/>
              <w:spacing w:after="0" w:line="240" w:lineRule="auto"/>
              <w:jc w:val="center"/>
              <w:rPr>
                <w:del w:id="940" w:author="Adam" w:date="2016-11-28T21:00:00Z"/>
                <w:sz w:val="14"/>
                <w:szCs w:val="14"/>
              </w:rPr>
            </w:pPr>
            <w:del w:id="941" w:author="Adam" w:date="2016-11-28T21:00:00Z">
              <w:r w:rsidRPr="00A53179" w:rsidDel="00842E3D">
                <w:rPr>
                  <w:sz w:val="14"/>
                  <w:szCs w:val="14"/>
                </w:rPr>
                <w:delText>Habilita ponte-H 1</w:delText>
              </w:r>
            </w:del>
          </w:p>
        </w:tc>
        <w:tc>
          <w:tcPr>
            <w:tcW w:w="913" w:type="dxa"/>
            <w:vAlign w:val="center"/>
          </w:tcPr>
          <w:p w:rsidR="00A53179" w:rsidRPr="00A53179" w:rsidDel="00842E3D" w:rsidRDefault="00A53179" w:rsidP="00A53179">
            <w:pPr>
              <w:keepNext/>
              <w:spacing w:after="0" w:line="240" w:lineRule="auto"/>
              <w:jc w:val="center"/>
              <w:rPr>
                <w:del w:id="942" w:author="Adam" w:date="2016-11-28T21:00:00Z"/>
                <w:sz w:val="14"/>
                <w:szCs w:val="14"/>
              </w:rPr>
            </w:pPr>
            <w:del w:id="943" w:author="Adam" w:date="2016-11-28T21:00:00Z">
              <w:r w:rsidRPr="00A53179" w:rsidDel="00842E3D">
                <w:rPr>
                  <w:sz w:val="14"/>
                  <w:szCs w:val="14"/>
                </w:rPr>
                <w:delText>1</w:delText>
              </w:r>
            </w:del>
          </w:p>
        </w:tc>
      </w:tr>
      <w:tr w:rsidR="00A53179" w:rsidDel="00842E3D" w:rsidTr="00A53179">
        <w:trPr>
          <w:trHeight w:val="278"/>
          <w:del w:id="944" w:author="Adam" w:date="2016-11-28T21:00:00Z"/>
        </w:trPr>
        <w:tc>
          <w:tcPr>
            <w:tcW w:w="959" w:type="dxa"/>
            <w:vAlign w:val="center"/>
          </w:tcPr>
          <w:p w:rsidR="00A53179" w:rsidRPr="00A53179" w:rsidDel="00842E3D" w:rsidRDefault="00E44D2F" w:rsidP="00A53179">
            <w:pPr>
              <w:keepNext/>
              <w:spacing w:after="0" w:line="240" w:lineRule="auto"/>
              <w:jc w:val="center"/>
              <w:rPr>
                <w:del w:id="945" w:author="Adam" w:date="2016-11-28T21:00:00Z"/>
                <w:sz w:val="14"/>
                <w:szCs w:val="14"/>
              </w:rPr>
            </w:pPr>
            <m:oMathPara>
              <m:oMath>
                <m:sSub>
                  <m:sSubPr>
                    <m:ctrlPr>
                      <w:del w:id="946" w:author="Adam" w:date="2016-11-28T21:00:00Z">
                        <w:rPr>
                          <w:rFonts w:ascii="Cambria Math" w:hAnsi="Cambria Math"/>
                          <w:i/>
                          <w:sz w:val="14"/>
                          <w:szCs w:val="14"/>
                        </w:rPr>
                      </w:del>
                    </m:ctrlPr>
                  </m:sSubPr>
                  <m:e>
                    <m:r>
                      <w:del w:id="947" w:author="Adam" w:date="2016-11-28T21:00:00Z">
                        <w:rPr>
                          <w:rFonts w:ascii="Cambria Math" w:hAnsi="Cambria Math"/>
                          <w:sz w:val="14"/>
                          <w:szCs w:val="14"/>
                        </w:rPr>
                        <m:t>E</m:t>
                      </w:del>
                    </m:r>
                  </m:e>
                  <m:sub>
                    <m:r>
                      <w:del w:id="948" w:author="Adam" w:date="2016-11-28T21:00:00Z">
                        <w:rPr>
                          <w:rFonts w:ascii="Cambria Math" w:hAnsi="Cambria Math"/>
                          <w:sz w:val="14"/>
                          <w:szCs w:val="14"/>
                        </w:rPr>
                        <m:t>2</m:t>
                      </w:del>
                    </m:r>
                  </m:sub>
                </m:sSub>
              </m:oMath>
            </m:oMathPara>
          </w:p>
        </w:tc>
        <w:tc>
          <w:tcPr>
            <w:tcW w:w="2268" w:type="dxa"/>
            <w:vAlign w:val="center"/>
          </w:tcPr>
          <w:p w:rsidR="00A53179" w:rsidRPr="00A53179" w:rsidDel="00842E3D" w:rsidRDefault="00A53179" w:rsidP="00A53179">
            <w:pPr>
              <w:keepNext/>
              <w:spacing w:after="0" w:line="240" w:lineRule="auto"/>
              <w:jc w:val="center"/>
              <w:rPr>
                <w:del w:id="949" w:author="Adam" w:date="2016-11-28T21:00:00Z"/>
                <w:sz w:val="14"/>
                <w:szCs w:val="14"/>
              </w:rPr>
            </w:pPr>
            <w:del w:id="950" w:author="Adam" w:date="2016-11-28T21:00:00Z">
              <w:r w:rsidRPr="00A53179" w:rsidDel="00842E3D">
                <w:rPr>
                  <w:sz w:val="14"/>
                  <w:szCs w:val="14"/>
                </w:rPr>
                <w:delText>Habilita ponte-H 2</w:delText>
              </w:r>
            </w:del>
          </w:p>
        </w:tc>
        <w:tc>
          <w:tcPr>
            <w:tcW w:w="913" w:type="dxa"/>
            <w:vAlign w:val="center"/>
          </w:tcPr>
          <w:p w:rsidR="00A53179" w:rsidRPr="00A53179" w:rsidDel="00842E3D" w:rsidRDefault="00A53179" w:rsidP="00A53179">
            <w:pPr>
              <w:keepNext/>
              <w:spacing w:after="0" w:line="240" w:lineRule="auto"/>
              <w:jc w:val="center"/>
              <w:rPr>
                <w:del w:id="951" w:author="Adam" w:date="2016-11-28T21:00:00Z"/>
                <w:sz w:val="14"/>
                <w:szCs w:val="14"/>
              </w:rPr>
            </w:pPr>
            <w:del w:id="952" w:author="Adam" w:date="2016-11-28T21:00:00Z">
              <w:r w:rsidRPr="00A53179" w:rsidDel="00842E3D">
                <w:rPr>
                  <w:sz w:val="14"/>
                  <w:szCs w:val="14"/>
                </w:rPr>
                <w:delText>9</w:delText>
              </w:r>
            </w:del>
          </w:p>
        </w:tc>
      </w:tr>
      <w:tr w:rsidR="00A53179" w:rsidDel="00842E3D" w:rsidTr="00A53179">
        <w:trPr>
          <w:trHeight w:val="278"/>
          <w:del w:id="953" w:author="Adam" w:date="2016-11-28T21:00:00Z"/>
        </w:trPr>
        <w:tc>
          <w:tcPr>
            <w:tcW w:w="959" w:type="dxa"/>
            <w:vAlign w:val="center"/>
          </w:tcPr>
          <w:p w:rsidR="00A53179" w:rsidRPr="00A53179" w:rsidDel="00842E3D" w:rsidRDefault="00E44D2F" w:rsidP="00A53179">
            <w:pPr>
              <w:keepNext/>
              <w:spacing w:after="0" w:line="240" w:lineRule="auto"/>
              <w:jc w:val="center"/>
              <w:rPr>
                <w:del w:id="954" w:author="Adam" w:date="2016-11-28T21:00:00Z"/>
                <w:sz w:val="14"/>
                <w:szCs w:val="14"/>
              </w:rPr>
            </w:pPr>
            <m:oMathPara>
              <m:oMath>
                <m:sSub>
                  <m:sSubPr>
                    <m:ctrlPr>
                      <w:del w:id="955" w:author="Adam" w:date="2016-11-28T21:00:00Z">
                        <w:rPr>
                          <w:rFonts w:ascii="Cambria Math" w:hAnsi="Cambria Math"/>
                          <w:i/>
                          <w:sz w:val="14"/>
                          <w:szCs w:val="14"/>
                        </w:rPr>
                      </w:del>
                    </m:ctrlPr>
                  </m:sSubPr>
                  <m:e>
                    <m:r>
                      <w:del w:id="956" w:author="Adam" w:date="2016-11-28T21:00:00Z">
                        <w:rPr>
                          <w:rFonts w:ascii="Cambria Math" w:hAnsi="Cambria Math"/>
                          <w:sz w:val="14"/>
                          <w:szCs w:val="14"/>
                        </w:rPr>
                        <m:t>I</m:t>
                      </w:del>
                    </m:r>
                  </m:e>
                  <m:sub>
                    <m:r>
                      <w:del w:id="957" w:author="Adam" w:date="2016-11-28T21:00:00Z">
                        <w:rPr>
                          <w:rFonts w:ascii="Cambria Math" w:hAnsi="Cambria Math"/>
                          <w:sz w:val="14"/>
                          <w:szCs w:val="14"/>
                        </w:rPr>
                        <m:t>1</m:t>
                      </w:del>
                    </m:r>
                  </m:sub>
                </m:sSub>
              </m:oMath>
            </m:oMathPara>
          </w:p>
        </w:tc>
        <w:tc>
          <w:tcPr>
            <w:tcW w:w="2268" w:type="dxa"/>
            <w:vAlign w:val="center"/>
          </w:tcPr>
          <w:p w:rsidR="00A53179" w:rsidRPr="00A53179" w:rsidDel="00842E3D" w:rsidRDefault="00A53179" w:rsidP="00A53179">
            <w:pPr>
              <w:keepNext/>
              <w:spacing w:after="0" w:line="240" w:lineRule="auto"/>
              <w:jc w:val="center"/>
              <w:rPr>
                <w:del w:id="958" w:author="Adam" w:date="2016-11-28T21:00:00Z"/>
                <w:sz w:val="14"/>
                <w:szCs w:val="14"/>
              </w:rPr>
            </w:pPr>
            <w:del w:id="959" w:author="Adam" w:date="2016-11-28T21:00:00Z">
              <w:r w:rsidRPr="00A53179" w:rsidDel="00842E3D">
                <w:rPr>
                  <w:sz w:val="14"/>
                  <w:szCs w:val="14"/>
                </w:rPr>
                <w:delText>Entrada A da ponte-H 1</w:delText>
              </w:r>
            </w:del>
          </w:p>
        </w:tc>
        <w:tc>
          <w:tcPr>
            <w:tcW w:w="913" w:type="dxa"/>
            <w:vAlign w:val="center"/>
          </w:tcPr>
          <w:p w:rsidR="00A53179" w:rsidRPr="00A53179" w:rsidDel="00842E3D" w:rsidRDefault="00A53179" w:rsidP="00A53179">
            <w:pPr>
              <w:keepNext/>
              <w:spacing w:after="0" w:line="240" w:lineRule="auto"/>
              <w:jc w:val="center"/>
              <w:rPr>
                <w:del w:id="960" w:author="Adam" w:date="2016-11-28T21:00:00Z"/>
                <w:sz w:val="14"/>
                <w:szCs w:val="14"/>
              </w:rPr>
            </w:pPr>
            <w:del w:id="961" w:author="Adam" w:date="2016-11-28T21:00:00Z">
              <w:r w:rsidRPr="00A53179" w:rsidDel="00842E3D">
                <w:rPr>
                  <w:sz w:val="14"/>
                  <w:szCs w:val="14"/>
                </w:rPr>
                <w:delText>2</w:delText>
              </w:r>
            </w:del>
          </w:p>
        </w:tc>
      </w:tr>
      <w:tr w:rsidR="00A53179" w:rsidDel="00842E3D" w:rsidTr="00A53179">
        <w:trPr>
          <w:trHeight w:val="278"/>
          <w:del w:id="962" w:author="Adam" w:date="2016-11-28T21:00:00Z"/>
        </w:trPr>
        <w:tc>
          <w:tcPr>
            <w:tcW w:w="959" w:type="dxa"/>
            <w:vAlign w:val="center"/>
          </w:tcPr>
          <w:p w:rsidR="00A53179" w:rsidRPr="00A53179" w:rsidDel="00842E3D" w:rsidRDefault="00E44D2F" w:rsidP="00A53179">
            <w:pPr>
              <w:keepNext/>
              <w:spacing w:after="0" w:line="240" w:lineRule="auto"/>
              <w:jc w:val="center"/>
              <w:rPr>
                <w:del w:id="963" w:author="Adam" w:date="2016-11-28T21:00:00Z"/>
                <w:sz w:val="14"/>
                <w:szCs w:val="14"/>
              </w:rPr>
            </w:pPr>
            <m:oMathPara>
              <m:oMath>
                <m:sSub>
                  <m:sSubPr>
                    <m:ctrlPr>
                      <w:del w:id="964" w:author="Adam" w:date="2016-11-28T21:00:00Z">
                        <w:rPr>
                          <w:rFonts w:ascii="Cambria Math" w:hAnsi="Cambria Math"/>
                          <w:i/>
                          <w:sz w:val="14"/>
                          <w:szCs w:val="14"/>
                        </w:rPr>
                      </w:del>
                    </m:ctrlPr>
                  </m:sSubPr>
                  <m:e>
                    <m:r>
                      <w:del w:id="965" w:author="Adam" w:date="2016-11-28T21:00:00Z">
                        <w:rPr>
                          <w:rFonts w:ascii="Cambria Math" w:hAnsi="Cambria Math"/>
                          <w:sz w:val="14"/>
                          <w:szCs w:val="14"/>
                        </w:rPr>
                        <m:t>I</m:t>
                      </w:del>
                    </m:r>
                  </m:e>
                  <m:sub>
                    <m:r>
                      <w:del w:id="966" w:author="Adam" w:date="2016-11-28T21:00:00Z">
                        <w:rPr>
                          <w:rFonts w:ascii="Cambria Math" w:hAnsi="Cambria Math"/>
                          <w:sz w:val="14"/>
                          <w:szCs w:val="14"/>
                        </w:rPr>
                        <m:t>2</m:t>
                      </w:del>
                    </m:r>
                  </m:sub>
                </m:sSub>
              </m:oMath>
            </m:oMathPara>
          </w:p>
        </w:tc>
        <w:tc>
          <w:tcPr>
            <w:tcW w:w="2268" w:type="dxa"/>
            <w:vAlign w:val="center"/>
          </w:tcPr>
          <w:p w:rsidR="00A53179" w:rsidRPr="00A53179" w:rsidDel="00842E3D" w:rsidRDefault="00A53179" w:rsidP="00A53179">
            <w:pPr>
              <w:keepNext/>
              <w:spacing w:after="0" w:line="240" w:lineRule="auto"/>
              <w:jc w:val="center"/>
              <w:rPr>
                <w:del w:id="967" w:author="Adam" w:date="2016-11-28T21:00:00Z"/>
                <w:sz w:val="14"/>
                <w:szCs w:val="14"/>
              </w:rPr>
            </w:pPr>
            <w:del w:id="968" w:author="Adam" w:date="2016-11-28T21:00:00Z">
              <w:r w:rsidRPr="00A53179" w:rsidDel="00842E3D">
                <w:rPr>
                  <w:sz w:val="14"/>
                  <w:szCs w:val="14"/>
                </w:rPr>
                <w:delText>Entrada B da ponte-H 1</w:delText>
              </w:r>
            </w:del>
          </w:p>
        </w:tc>
        <w:tc>
          <w:tcPr>
            <w:tcW w:w="913" w:type="dxa"/>
            <w:vAlign w:val="center"/>
          </w:tcPr>
          <w:p w:rsidR="00A53179" w:rsidRPr="00A53179" w:rsidDel="00842E3D" w:rsidRDefault="00A53179" w:rsidP="00A53179">
            <w:pPr>
              <w:keepNext/>
              <w:spacing w:after="0" w:line="240" w:lineRule="auto"/>
              <w:jc w:val="center"/>
              <w:rPr>
                <w:del w:id="969" w:author="Adam" w:date="2016-11-28T21:00:00Z"/>
                <w:sz w:val="14"/>
                <w:szCs w:val="14"/>
              </w:rPr>
            </w:pPr>
            <w:del w:id="970" w:author="Adam" w:date="2016-11-28T21:00:00Z">
              <w:r w:rsidRPr="00A53179" w:rsidDel="00842E3D">
                <w:rPr>
                  <w:sz w:val="14"/>
                  <w:szCs w:val="14"/>
                </w:rPr>
                <w:delText>7</w:delText>
              </w:r>
            </w:del>
          </w:p>
        </w:tc>
      </w:tr>
      <w:tr w:rsidR="00A53179" w:rsidDel="00842E3D" w:rsidTr="00A53179">
        <w:trPr>
          <w:trHeight w:val="278"/>
          <w:del w:id="971" w:author="Adam" w:date="2016-11-28T21:00:00Z"/>
        </w:trPr>
        <w:tc>
          <w:tcPr>
            <w:tcW w:w="959" w:type="dxa"/>
            <w:vAlign w:val="center"/>
          </w:tcPr>
          <w:p w:rsidR="00A53179" w:rsidRPr="00A53179" w:rsidDel="00842E3D" w:rsidRDefault="00E44D2F" w:rsidP="00A53179">
            <w:pPr>
              <w:keepNext/>
              <w:spacing w:after="0" w:line="240" w:lineRule="auto"/>
              <w:jc w:val="center"/>
              <w:rPr>
                <w:del w:id="972" w:author="Adam" w:date="2016-11-28T21:00:00Z"/>
                <w:sz w:val="14"/>
                <w:szCs w:val="14"/>
              </w:rPr>
            </w:pPr>
            <m:oMathPara>
              <m:oMath>
                <m:sSub>
                  <m:sSubPr>
                    <m:ctrlPr>
                      <w:del w:id="973" w:author="Adam" w:date="2016-11-28T21:00:00Z">
                        <w:rPr>
                          <w:rFonts w:ascii="Cambria Math" w:hAnsi="Cambria Math"/>
                          <w:i/>
                          <w:sz w:val="14"/>
                          <w:szCs w:val="14"/>
                        </w:rPr>
                      </w:del>
                    </m:ctrlPr>
                  </m:sSubPr>
                  <m:e>
                    <m:r>
                      <w:del w:id="974" w:author="Adam" w:date="2016-11-28T21:00:00Z">
                        <w:rPr>
                          <w:rFonts w:ascii="Cambria Math" w:hAnsi="Cambria Math"/>
                          <w:sz w:val="14"/>
                          <w:szCs w:val="14"/>
                        </w:rPr>
                        <m:t>I</m:t>
                      </w:del>
                    </m:r>
                  </m:e>
                  <m:sub>
                    <m:r>
                      <w:del w:id="975" w:author="Adam" w:date="2016-11-28T21:00:00Z">
                        <w:rPr>
                          <w:rFonts w:ascii="Cambria Math" w:hAnsi="Cambria Math"/>
                          <w:sz w:val="14"/>
                          <w:szCs w:val="14"/>
                        </w:rPr>
                        <m:t>3</m:t>
                      </w:del>
                    </m:r>
                  </m:sub>
                </m:sSub>
              </m:oMath>
            </m:oMathPara>
          </w:p>
        </w:tc>
        <w:tc>
          <w:tcPr>
            <w:tcW w:w="2268" w:type="dxa"/>
            <w:vAlign w:val="center"/>
          </w:tcPr>
          <w:p w:rsidR="00A53179" w:rsidRPr="00A53179" w:rsidDel="00842E3D" w:rsidRDefault="00A53179" w:rsidP="00A53179">
            <w:pPr>
              <w:keepNext/>
              <w:spacing w:after="0" w:line="240" w:lineRule="auto"/>
              <w:jc w:val="center"/>
              <w:rPr>
                <w:del w:id="976" w:author="Adam" w:date="2016-11-28T21:00:00Z"/>
                <w:sz w:val="14"/>
                <w:szCs w:val="14"/>
              </w:rPr>
            </w:pPr>
            <w:del w:id="977" w:author="Adam" w:date="2016-11-28T21:00:00Z">
              <w:r w:rsidRPr="00A53179" w:rsidDel="00842E3D">
                <w:rPr>
                  <w:sz w:val="14"/>
                  <w:szCs w:val="14"/>
                </w:rPr>
                <w:delText>Entrada A da ponte-H 2</w:delText>
              </w:r>
            </w:del>
          </w:p>
        </w:tc>
        <w:tc>
          <w:tcPr>
            <w:tcW w:w="913" w:type="dxa"/>
            <w:vAlign w:val="center"/>
          </w:tcPr>
          <w:p w:rsidR="00A53179" w:rsidRPr="00A53179" w:rsidDel="00842E3D" w:rsidRDefault="00A53179" w:rsidP="00A53179">
            <w:pPr>
              <w:keepNext/>
              <w:spacing w:after="0" w:line="240" w:lineRule="auto"/>
              <w:jc w:val="center"/>
              <w:rPr>
                <w:del w:id="978" w:author="Adam" w:date="2016-11-28T21:00:00Z"/>
                <w:sz w:val="14"/>
                <w:szCs w:val="14"/>
              </w:rPr>
            </w:pPr>
            <w:del w:id="979" w:author="Adam" w:date="2016-11-28T21:00:00Z">
              <w:r w:rsidRPr="00A53179" w:rsidDel="00842E3D">
                <w:rPr>
                  <w:sz w:val="14"/>
                  <w:szCs w:val="14"/>
                </w:rPr>
                <w:delText>10</w:delText>
              </w:r>
            </w:del>
          </w:p>
        </w:tc>
      </w:tr>
      <w:tr w:rsidR="00A53179" w:rsidDel="00842E3D" w:rsidTr="00A53179">
        <w:trPr>
          <w:trHeight w:val="278"/>
          <w:del w:id="980" w:author="Adam" w:date="2016-11-28T21:00:00Z"/>
        </w:trPr>
        <w:tc>
          <w:tcPr>
            <w:tcW w:w="959" w:type="dxa"/>
            <w:vAlign w:val="center"/>
          </w:tcPr>
          <w:p w:rsidR="00A53179" w:rsidRPr="00A53179" w:rsidDel="00842E3D" w:rsidRDefault="00E44D2F" w:rsidP="00A53179">
            <w:pPr>
              <w:keepNext/>
              <w:spacing w:after="0" w:line="240" w:lineRule="auto"/>
              <w:jc w:val="center"/>
              <w:rPr>
                <w:del w:id="981" w:author="Adam" w:date="2016-11-28T21:00:00Z"/>
                <w:sz w:val="14"/>
                <w:szCs w:val="14"/>
              </w:rPr>
            </w:pPr>
            <m:oMathPara>
              <m:oMath>
                <m:sSub>
                  <m:sSubPr>
                    <m:ctrlPr>
                      <w:del w:id="982" w:author="Adam" w:date="2016-11-28T21:00:00Z">
                        <w:rPr>
                          <w:rFonts w:ascii="Cambria Math" w:hAnsi="Cambria Math"/>
                          <w:i/>
                          <w:sz w:val="14"/>
                          <w:szCs w:val="14"/>
                        </w:rPr>
                      </w:del>
                    </m:ctrlPr>
                  </m:sSubPr>
                  <m:e>
                    <m:r>
                      <w:del w:id="983" w:author="Adam" w:date="2016-11-28T21:00:00Z">
                        <w:rPr>
                          <w:rFonts w:ascii="Cambria Math" w:hAnsi="Cambria Math"/>
                          <w:sz w:val="14"/>
                          <w:szCs w:val="14"/>
                        </w:rPr>
                        <m:t>I</m:t>
                      </w:del>
                    </m:r>
                  </m:e>
                  <m:sub>
                    <m:r>
                      <w:del w:id="984" w:author="Adam" w:date="2016-11-28T21:00:00Z">
                        <w:rPr>
                          <w:rFonts w:ascii="Cambria Math" w:hAnsi="Cambria Math"/>
                          <w:sz w:val="14"/>
                          <w:szCs w:val="14"/>
                        </w:rPr>
                        <m:t>4</m:t>
                      </w:del>
                    </m:r>
                  </m:sub>
                </m:sSub>
              </m:oMath>
            </m:oMathPara>
          </w:p>
        </w:tc>
        <w:tc>
          <w:tcPr>
            <w:tcW w:w="2268" w:type="dxa"/>
            <w:vAlign w:val="center"/>
          </w:tcPr>
          <w:p w:rsidR="00A53179" w:rsidRPr="00A53179" w:rsidDel="00842E3D" w:rsidRDefault="00A53179" w:rsidP="00A53179">
            <w:pPr>
              <w:keepNext/>
              <w:spacing w:after="0" w:line="240" w:lineRule="auto"/>
              <w:jc w:val="center"/>
              <w:rPr>
                <w:del w:id="985" w:author="Adam" w:date="2016-11-28T21:00:00Z"/>
                <w:sz w:val="14"/>
                <w:szCs w:val="14"/>
              </w:rPr>
            </w:pPr>
            <w:del w:id="986" w:author="Adam" w:date="2016-11-28T21:00:00Z">
              <w:r w:rsidRPr="00A53179" w:rsidDel="00842E3D">
                <w:rPr>
                  <w:sz w:val="14"/>
                  <w:szCs w:val="14"/>
                </w:rPr>
                <w:delText>Entrada B da ponte-H 2</w:delText>
              </w:r>
            </w:del>
          </w:p>
        </w:tc>
        <w:tc>
          <w:tcPr>
            <w:tcW w:w="913" w:type="dxa"/>
            <w:vAlign w:val="center"/>
          </w:tcPr>
          <w:p w:rsidR="00A53179" w:rsidRPr="00A53179" w:rsidDel="00842E3D" w:rsidRDefault="00A53179" w:rsidP="00A53179">
            <w:pPr>
              <w:keepNext/>
              <w:spacing w:after="0" w:line="240" w:lineRule="auto"/>
              <w:jc w:val="center"/>
              <w:rPr>
                <w:del w:id="987" w:author="Adam" w:date="2016-11-28T21:00:00Z"/>
                <w:sz w:val="14"/>
                <w:szCs w:val="14"/>
              </w:rPr>
            </w:pPr>
            <w:del w:id="988" w:author="Adam" w:date="2016-11-28T21:00:00Z">
              <w:r w:rsidRPr="00A53179" w:rsidDel="00842E3D">
                <w:rPr>
                  <w:sz w:val="14"/>
                  <w:szCs w:val="14"/>
                </w:rPr>
                <w:delText>15</w:delText>
              </w:r>
            </w:del>
          </w:p>
        </w:tc>
      </w:tr>
      <w:tr w:rsidR="00A53179" w:rsidDel="00842E3D" w:rsidTr="00A53179">
        <w:trPr>
          <w:trHeight w:val="278"/>
          <w:del w:id="989" w:author="Adam" w:date="2016-11-28T21:00:00Z"/>
        </w:trPr>
        <w:tc>
          <w:tcPr>
            <w:tcW w:w="959" w:type="dxa"/>
            <w:vAlign w:val="center"/>
          </w:tcPr>
          <w:p w:rsidR="00A53179" w:rsidRPr="00A53179" w:rsidDel="00842E3D" w:rsidRDefault="00E44D2F" w:rsidP="00A53179">
            <w:pPr>
              <w:keepNext/>
              <w:spacing w:after="0" w:line="240" w:lineRule="auto"/>
              <w:jc w:val="center"/>
              <w:rPr>
                <w:del w:id="990" w:author="Adam" w:date="2016-11-28T21:00:00Z"/>
                <w:sz w:val="14"/>
                <w:szCs w:val="14"/>
              </w:rPr>
            </w:pPr>
            <m:oMathPara>
              <m:oMath>
                <m:sSub>
                  <m:sSubPr>
                    <m:ctrlPr>
                      <w:del w:id="991" w:author="Adam" w:date="2016-11-28T21:00:00Z">
                        <w:rPr>
                          <w:rFonts w:ascii="Cambria Math" w:hAnsi="Cambria Math"/>
                          <w:i/>
                          <w:sz w:val="14"/>
                          <w:szCs w:val="14"/>
                        </w:rPr>
                      </w:del>
                    </m:ctrlPr>
                  </m:sSubPr>
                  <m:e>
                    <m:r>
                      <w:del w:id="992" w:author="Adam" w:date="2016-11-28T21:00:00Z">
                        <w:rPr>
                          <w:rFonts w:ascii="Cambria Math" w:hAnsi="Cambria Math"/>
                          <w:sz w:val="14"/>
                          <w:szCs w:val="14"/>
                        </w:rPr>
                        <m:t>O</m:t>
                      </w:del>
                    </m:r>
                  </m:e>
                  <m:sub>
                    <m:r>
                      <w:del w:id="993" w:author="Adam" w:date="2016-11-28T21:00:00Z">
                        <w:rPr>
                          <w:rFonts w:ascii="Cambria Math" w:hAnsi="Cambria Math"/>
                          <w:sz w:val="14"/>
                          <w:szCs w:val="14"/>
                        </w:rPr>
                        <m:t>1</m:t>
                      </w:del>
                    </m:r>
                  </m:sub>
                </m:sSub>
              </m:oMath>
            </m:oMathPara>
          </w:p>
        </w:tc>
        <w:tc>
          <w:tcPr>
            <w:tcW w:w="2268" w:type="dxa"/>
            <w:vAlign w:val="center"/>
          </w:tcPr>
          <w:p w:rsidR="00A53179" w:rsidRPr="00A53179" w:rsidDel="00842E3D" w:rsidRDefault="00A53179" w:rsidP="00A53179">
            <w:pPr>
              <w:keepNext/>
              <w:spacing w:after="0" w:line="240" w:lineRule="auto"/>
              <w:jc w:val="center"/>
              <w:rPr>
                <w:del w:id="994" w:author="Adam" w:date="2016-11-28T21:00:00Z"/>
                <w:sz w:val="14"/>
                <w:szCs w:val="14"/>
              </w:rPr>
            </w:pPr>
            <w:del w:id="995" w:author="Adam" w:date="2016-11-28T21:00:00Z">
              <w:r w:rsidRPr="00A53179" w:rsidDel="00842E3D">
                <w:rPr>
                  <w:sz w:val="14"/>
                  <w:szCs w:val="14"/>
                </w:rPr>
                <w:delText>Saída A da ponte-H 1</w:delText>
              </w:r>
            </w:del>
          </w:p>
        </w:tc>
        <w:tc>
          <w:tcPr>
            <w:tcW w:w="913" w:type="dxa"/>
            <w:vAlign w:val="center"/>
          </w:tcPr>
          <w:p w:rsidR="00A53179" w:rsidRPr="00A53179" w:rsidDel="00842E3D" w:rsidRDefault="00A53179" w:rsidP="00A53179">
            <w:pPr>
              <w:keepNext/>
              <w:spacing w:after="0" w:line="240" w:lineRule="auto"/>
              <w:jc w:val="center"/>
              <w:rPr>
                <w:del w:id="996" w:author="Adam" w:date="2016-11-28T21:00:00Z"/>
                <w:sz w:val="14"/>
                <w:szCs w:val="14"/>
              </w:rPr>
            </w:pPr>
            <w:del w:id="997" w:author="Adam" w:date="2016-11-28T21:00:00Z">
              <w:r w:rsidRPr="00A53179" w:rsidDel="00842E3D">
                <w:rPr>
                  <w:sz w:val="14"/>
                  <w:szCs w:val="14"/>
                </w:rPr>
                <w:delText>3</w:delText>
              </w:r>
            </w:del>
          </w:p>
        </w:tc>
      </w:tr>
      <w:tr w:rsidR="00A53179" w:rsidDel="00842E3D" w:rsidTr="00A53179">
        <w:trPr>
          <w:trHeight w:val="278"/>
          <w:del w:id="998" w:author="Adam" w:date="2016-11-28T21:00:00Z"/>
        </w:trPr>
        <w:tc>
          <w:tcPr>
            <w:tcW w:w="959" w:type="dxa"/>
            <w:vAlign w:val="center"/>
          </w:tcPr>
          <w:p w:rsidR="00A53179" w:rsidRPr="00A53179" w:rsidDel="00842E3D" w:rsidRDefault="00E44D2F" w:rsidP="00A53179">
            <w:pPr>
              <w:keepNext/>
              <w:spacing w:after="0" w:line="240" w:lineRule="auto"/>
              <w:jc w:val="center"/>
              <w:rPr>
                <w:del w:id="999" w:author="Adam" w:date="2016-11-28T21:00:00Z"/>
                <w:sz w:val="14"/>
                <w:szCs w:val="14"/>
              </w:rPr>
            </w:pPr>
            <m:oMathPara>
              <m:oMath>
                <m:sSub>
                  <m:sSubPr>
                    <m:ctrlPr>
                      <w:del w:id="1000" w:author="Adam" w:date="2016-11-28T21:00:00Z">
                        <w:rPr>
                          <w:rFonts w:ascii="Cambria Math" w:hAnsi="Cambria Math"/>
                          <w:i/>
                          <w:sz w:val="14"/>
                          <w:szCs w:val="14"/>
                        </w:rPr>
                      </w:del>
                    </m:ctrlPr>
                  </m:sSubPr>
                  <m:e>
                    <m:r>
                      <w:del w:id="1001" w:author="Adam" w:date="2016-11-28T21:00:00Z">
                        <w:rPr>
                          <w:rFonts w:ascii="Cambria Math" w:hAnsi="Cambria Math"/>
                          <w:sz w:val="14"/>
                          <w:szCs w:val="14"/>
                        </w:rPr>
                        <m:t>O</m:t>
                      </w:del>
                    </m:r>
                  </m:e>
                  <m:sub>
                    <m:r>
                      <w:del w:id="1002" w:author="Adam" w:date="2016-11-28T21:00:00Z">
                        <w:rPr>
                          <w:rFonts w:ascii="Cambria Math" w:hAnsi="Cambria Math"/>
                          <w:sz w:val="14"/>
                          <w:szCs w:val="14"/>
                        </w:rPr>
                        <m:t>2</m:t>
                      </w:del>
                    </m:r>
                  </m:sub>
                </m:sSub>
              </m:oMath>
            </m:oMathPara>
          </w:p>
        </w:tc>
        <w:tc>
          <w:tcPr>
            <w:tcW w:w="2268" w:type="dxa"/>
            <w:vAlign w:val="center"/>
          </w:tcPr>
          <w:p w:rsidR="00A53179" w:rsidRPr="00A53179" w:rsidDel="00842E3D" w:rsidRDefault="00A53179" w:rsidP="00A53179">
            <w:pPr>
              <w:keepNext/>
              <w:spacing w:after="0" w:line="240" w:lineRule="auto"/>
              <w:jc w:val="center"/>
              <w:rPr>
                <w:del w:id="1003" w:author="Adam" w:date="2016-11-28T21:00:00Z"/>
                <w:sz w:val="14"/>
                <w:szCs w:val="14"/>
              </w:rPr>
            </w:pPr>
            <w:del w:id="1004" w:author="Adam" w:date="2016-11-28T21:00:00Z">
              <w:r w:rsidRPr="00A53179" w:rsidDel="00842E3D">
                <w:rPr>
                  <w:sz w:val="14"/>
                  <w:szCs w:val="14"/>
                </w:rPr>
                <w:delText>Saída B da ponte-H 1</w:delText>
              </w:r>
            </w:del>
          </w:p>
        </w:tc>
        <w:tc>
          <w:tcPr>
            <w:tcW w:w="913" w:type="dxa"/>
            <w:vAlign w:val="center"/>
          </w:tcPr>
          <w:p w:rsidR="00A53179" w:rsidRPr="00A53179" w:rsidDel="00842E3D" w:rsidRDefault="00A53179" w:rsidP="00A53179">
            <w:pPr>
              <w:keepNext/>
              <w:spacing w:after="0" w:line="240" w:lineRule="auto"/>
              <w:jc w:val="center"/>
              <w:rPr>
                <w:del w:id="1005" w:author="Adam" w:date="2016-11-28T21:00:00Z"/>
                <w:sz w:val="14"/>
                <w:szCs w:val="14"/>
              </w:rPr>
            </w:pPr>
            <w:del w:id="1006" w:author="Adam" w:date="2016-11-28T21:00:00Z">
              <w:r w:rsidRPr="00A53179" w:rsidDel="00842E3D">
                <w:rPr>
                  <w:sz w:val="14"/>
                  <w:szCs w:val="14"/>
                </w:rPr>
                <w:delText>6</w:delText>
              </w:r>
            </w:del>
          </w:p>
        </w:tc>
      </w:tr>
      <w:tr w:rsidR="00A53179" w:rsidDel="00842E3D" w:rsidTr="00A53179">
        <w:trPr>
          <w:trHeight w:val="278"/>
          <w:del w:id="1007" w:author="Adam" w:date="2016-11-28T21:00:00Z"/>
        </w:trPr>
        <w:tc>
          <w:tcPr>
            <w:tcW w:w="959" w:type="dxa"/>
            <w:vAlign w:val="center"/>
          </w:tcPr>
          <w:p w:rsidR="00A53179" w:rsidRPr="00A53179" w:rsidDel="00842E3D" w:rsidRDefault="00E44D2F" w:rsidP="00A53179">
            <w:pPr>
              <w:keepNext/>
              <w:spacing w:after="0" w:line="240" w:lineRule="auto"/>
              <w:jc w:val="center"/>
              <w:rPr>
                <w:del w:id="1008" w:author="Adam" w:date="2016-11-28T21:00:00Z"/>
                <w:sz w:val="14"/>
                <w:szCs w:val="14"/>
              </w:rPr>
            </w:pPr>
            <m:oMathPara>
              <m:oMath>
                <m:sSub>
                  <m:sSubPr>
                    <m:ctrlPr>
                      <w:del w:id="1009" w:author="Adam" w:date="2016-11-28T21:00:00Z">
                        <w:rPr>
                          <w:rFonts w:ascii="Cambria Math" w:hAnsi="Cambria Math"/>
                          <w:i/>
                          <w:sz w:val="14"/>
                          <w:szCs w:val="14"/>
                        </w:rPr>
                      </w:del>
                    </m:ctrlPr>
                  </m:sSubPr>
                  <m:e>
                    <m:r>
                      <w:del w:id="1010" w:author="Adam" w:date="2016-11-28T21:00:00Z">
                        <w:rPr>
                          <w:rFonts w:ascii="Cambria Math" w:hAnsi="Cambria Math"/>
                          <w:sz w:val="14"/>
                          <w:szCs w:val="14"/>
                        </w:rPr>
                        <m:t>O</m:t>
                      </w:del>
                    </m:r>
                  </m:e>
                  <m:sub>
                    <m:r>
                      <w:del w:id="1011" w:author="Adam" w:date="2016-11-28T21:00:00Z">
                        <w:rPr>
                          <w:rFonts w:ascii="Cambria Math" w:hAnsi="Cambria Math"/>
                          <w:sz w:val="14"/>
                          <w:szCs w:val="14"/>
                        </w:rPr>
                        <m:t>3</m:t>
                      </w:del>
                    </m:r>
                  </m:sub>
                </m:sSub>
              </m:oMath>
            </m:oMathPara>
          </w:p>
        </w:tc>
        <w:tc>
          <w:tcPr>
            <w:tcW w:w="2268" w:type="dxa"/>
            <w:vAlign w:val="center"/>
          </w:tcPr>
          <w:p w:rsidR="00A53179" w:rsidRPr="00A53179" w:rsidDel="00842E3D" w:rsidRDefault="00A53179" w:rsidP="00A53179">
            <w:pPr>
              <w:keepNext/>
              <w:spacing w:after="0" w:line="240" w:lineRule="auto"/>
              <w:jc w:val="center"/>
              <w:rPr>
                <w:del w:id="1012" w:author="Adam" w:date="2016-11-28T21:00:00Z"/>
                <w:sz w:val="14"/>
                <w:szCs w:val="14"/>
              </w:rPr>
            </w:pPr>
            <w:del w:id="1013" w:author="Adam" w:date="2016-11-28T21:00:00Z">
              <w:r w:rsidRPr="00A53179" w:rsidDel="00842E3D">
                <w:rPr>
                  <w:sz w:val="14"/>
                  <w:szCs w:val="14"/>
                </w:rPr>
                <w:delText>Saída A da ponte-H 2</w:delText>
              </w:r>
            </w:del>
          </w:p>
        </w:tc>
        <w:tc>
          <w:tcPr>
            <w:tcW w:w="913" w:type="dxa"/>
            <w:vAlign w:val="center"/>
          </w:tcPr>
          <w:p w:rsidR="00A53179" w:rsidRPr="00A53179" w:rsidDel="00842E3D" w:rsidRDefault="00A53179" w:rsidP="00A53179">
            <w:pPr>
              <w:keepNext/>
              <w:spacing w:after="0" w:line="240" w:lineRule="auto"/>
              <w:jc w:val="center"/>
              <w:rPr>
                <w:del w:id="1014" w:author="Adam" w:date="2016-11-28T21:00:00Z"/>
                <w:sz w:val="14"/>
                <w:szCs w:val="14"/>
              </w:rPr>
            </w:pPr>
            <w:del w:id="1015" w:author="Adam" w:date="2016-11-28T21:00:00Z">
              <w:r w:rsidRPr="00A53179" w:rsidDel="00842E3D">
                <w:rPr>
                  <w:sz w:val="14"/>
                  <w:szCs w:val="14"/>
                </w:rPr>
                <w:delText>11</w:delText>
              </w:r>
            </w:del>
          </w:p>
        </w:tc>
      </w:tr>
      <w:tr w:rsidR="00A53179" w:rsidDel="00842E3D" w:rsidTr="00A53179">
        <w:trPr>
          <w:trHeight w:val="278"/>
          <w:del w:id="1016" w:author="Adam" w:date="2016-11-28T21:00:00Z"/>
        </w:trPr>
        <w:tc>
          <w:tcPr>
            <w:tcW w:w="959" w:type="dxa"/>
            <w:vAlign w:val="center"/>
          </w:tcPr>
          <w:p w:rsidR="00A53179" w:rsidRPr="00A53179" w:rsidDel="00842E3D" w:rsidRDefault="00E44D2F" w:rsidP="00A53179">
            <w:pPr>
              <w:keepNext/>
              <w:spacing w:after="0" w:line="240" w:lineRule="auto"/>
              <w:jc w:val="center"/>
              <w:rPr>
                <w:del w:id="1017" w:author="Adam" w:date="2016-11-28T21:00:00Z"/>
                <w:sz w:val="14"/>
                <w:szCs w:val="14"/>
              </w:rPr>
            </w:pPr>
            <m:oMathPara>
              <m:oMath>
                <m:sSub>
                  <m:sSubPr>
                    <m:ctrlPr>
                      <w:del w:id="1018" w:author="Adam" w:date="2016-11-28T21:00:00Z">
                        <w:rPr>
                          <w:rFonts w:ascii="Cambria Math" w:hAnsi="Cambria Math"/>
                          <w:i/>
                          <w:sz w:val="14"/>
                          <w:szCs w:val="14"/>
                        </w:rPr>
                      </w:del>
                    </m:ctrlPr>
                  </m:sSubPr>
                  <m:e>
                    <m:r>
                      <w:del w:id="1019" w:author="Adam" w:date="2016-11-28T21:00:00Z">
                        <w:rPr>
                          <w:rFonts w:ascii="Cambria Math" w:hAnsi="Cambria Math"/>
                          <w:sz w:val="14"/>
                          <w:szCs w:val="14"/>
                        </w:rPr>
                        <m:t>O</m:t>
                      </w:del>
                    </m:r>
                  </m:e>
                  <m:sub>
                    <m:r>
                      <w:del w:id="1020" w:author="Adam" w:date="2016-11-28T21:00:00Z">
                        <w:rPr>
                          <w:rFonts w:ascii="Cambria Math" w:hAnsi="Cambria Math"/>
                          <w:sz w:val="14"/>
                          <w:szCs w:val="14"/>
                        </w:rPr>
                        <m:t>4</m:t>
                      </w:del>
                    </m:r>
                  </m:sub>
                </m:sSub>
              </m:oMath>
            </m:oMathPara>
          </w:p>
        </w:tc>
        <w:tc>
          <w:tcPr>
            <w:tcW w:w="2268" w:type="dxa"/>
            <w:vAlign w:val="center"/>
          </w:tcPr>
          <w:p w:rsidR="00A53179" w:rsidRPr="00A53179" w:rsidDel="00842E3D" w:rsidRDefault="00A53179" w:rsidP="00A53179">
            <w:pPr>
              <w:keepNext/>
              <w:spacing w:after="0" w:line="240" w:lineRule="auto"/>
              <w:jc w:val="center"/>
              <w:rPr>
                <w:del w:id="1021" w:author="Adam" w:date="2016-11-28T21:00:00Z"/>
                <w:sz w:val="14"/>
                <w:szCs w:val="14"/>
              </w:rPr>
            </w:pPr>
            <w:del w:id="1022" w:author="Adam" w:date="2016-11-28T21:00:00Z">
              <w:r w:rsidRPr="00A53179" w:rsidDel="00842E3D">
                <w:rPr>
                  <w:sz w:val="14"/>
                  <w:szCs w:val="14"/>
                </w:rPr>
                <w:delText>Saída B da ponte-H 2</w:delText>
              </w:r>
            </w:del>
          </w:p>
        </w:tc>
        <w:tc>
          <w:tcPr>
            <w:tcW w:w="913" w:type="dxa"/>
            <w:vAlign w:val="center"/>
          </w:tcPr>
          <w:p w:rsidR="00A53179" w:rsidRPr="00A53179" w:rsidDel="00842E3D" w:rsidRDefault="00A53179" w:rsidP="00A53179">
            <w:pPr>
              <w:keepNext/>
              <w:spacing w:after="0" w:line="240" w:lineRule="auto"/>
              <w:jc w:val="center"/>
              <w:rPr>
                <w:del w:id="1023" w:author="Adam" w:date="2016-11-28T21:00:00Z"/>
                <w:sz w:val="14"/>
                <w:szCs w:val="14"/>
              </w:rPr>
            </w:pPr>
            <w:del w:id="1024" w:author="Adam" w:date="2016-11-28T21:00:00Z">
              <w:r w:rsidRPr="00A53179" w:rsidDel="00842E3D">
                <w:rPr>
                  <w:sz w:val="14"/>
                  <w:szCs w:val="14"/>
                </w:rPr>
                <w:delText>14</w:delText>
              </w:r>
            </w:del>
          </w:p>
        </w:tc>
      </w:tr>
      <w:tr w:rsidR="00A53179" w:rsidDel="00842E3D" w:rsidTr="00A53179">
        <w:trPr>
          <w:trHeight w:val="278"/>
          <w:del w:id="1025" w:author="Adam" w:date="2016-11-28T21:00:00Z"/>
        </w:trPr>
        <w:tc>
          <w:tcPr>
            <w:tcW w:w="959" w:type="dxa"/>
            <w:vAlign w:val="center"/>
          </w:tcPr>
          <w:p w:rsidR="00A53179" w:rsidRPr="00A53179" w:rsidDel="00842E3D" w:rsidRDefault="00A53179" w:rsidP="00A53179">
            <w:pPr>
              <w:keepNext/>
              <w:spacing w:after="0" w:line="240" w:lineRule="auto"/>
              <w:jc w:val="center"/>
              <w:rPr>
                <w:del w:id="1026" w:author="Adam" w:date="2016-11-28T21:00:00Z"/>
                <w:sz w:val="14"/>
                <w:szCs w:val="14"/>
              </w:rPr>
            </w:pPr>
            <w:del w:id="1027" w:author="Adam" w:date="2016-11-28T21:00:00Z">
              <w:r w:rsidRPr="00A53179" w:rsidDel="00842E3D">
                <w:rPr>
                  <w:sz w:val="14"/>
                  <w:szCs w:val="14"/>
                </w:rPr>
                <w:delText>GND</w:delText>
              </w:r>
            </w:del>
          </w:p>
        </w:tc>
        <w:tc>
          <w:tcPr>
            <w:tcW w:w="2268" w:type="dxa"/>
            <w:vAlign w:val="center"/>
          </w:tcPr>
          <w:p w:rsidR="00A53179" w:rsidRPr="00A53179" w:rsidDel="00842E3D" w:rsidRDefault="00A53179" w:rsidP="00A53179">
            <w:pPr>
              <w:keepNext/>
              <w:spacing w:after="0" w:line="240" w:lineRule="auto"/>
              <w:jc w:val="center"/>
              <w:rPr>
                <w:del w:id="1028" w:author="Adam" w:date="2016-11-28T21:00:00Z"/>
                <w:sz w:val="14"/>
                <w:szCs w:val="14"/>
              </w:rPr>
            </w:pPr>
            <w:del w:id="1029" w:author="Adam" w:date="2016-11-28T21:00:00Z">
              <w:r w:rsidRPr="00A53179" w:rsidDel="00842E3D">
                <w:rPr>
                  <w:sz w:val="14"/>
                  <w:szCs w:val="14"/>
                </w:rPr>
                <w:delText>Terminais de aterramento e neutro</w:delText>
              </w:r>
            </w:del>
          </w:p>
        </w:tc>
        <w:tc>
          <w:tcPr>
            <w:tcW w:w="913" w:type="dxa"/>
            <w:vAlign w:val="center"/>
          </w:tcPr>
          <w:p w:rsidR="00A53179" w:rsidRPr="00A53179" w:rsidDel="00842E3D" w:rsidRDefault="00A53179" w:rsidP="00A53179">
            <w:pPr>
              <w:keepNext/>
              <w:spacing w:after="0" w:line="240" w:lineRule="auto"/>
              <w:jc w:val="center"/>
              <w:rPr>
                <w:del w:id="1030" w:author="Adam" w:date="2016-11-28T21:00:00Z"/>
                <w:sz w:val="14"/>
                <w:szCs w:val="14"/>
              </w:rPr>
            </w:pPr>
            <w:del w:id="1031" w:author="Adam" w:date="2016-11-28T21:00:00Z">
              <w:r w:rsidRPr="00A53179" w:rsidDel="00842E3D">
                <w:rPr>
                  <w:sz w:val="14"/>
                  <w:szCs w:val="14"/>
                </w:rPr>
                <w:delText>4,5,12 e 13</w:delText>
              </w:r>
            </w:del>
          </w:p>
        </w:tc>
      </w:tr>
      <w:tr w:rsidR="00A53179" w:rsidDel="00842E3D" w:rsidTr="00A53179">
        <w:trPr>
          <w:trHeight w:val="278"/>
          <w:del w:id="1032" w:author="Adam" w:date="2016-11-28T21:00:00Z"/>
        </w:trPr>
        <w:tc>
          <w:tcPr>
            <w:tcW w:w="959" w:type="dxa"/>
            <w:vAlign w:val="center"/>
          </w:tcPr>
          <w:p w:rsidR="00A53179" w:rsidRPr="00A53179" w:rsidDel="00842E3D" w:rsidRDefault="00E44D2F" w:rsidP="00A53179">
            <w:pPr>
              <w:keepNext/>
              <w:spacing w:after="0" w:line="240" w:lineRule="auto"/>
              <w:jc w:val="center"/>
              <w:rPr>
                <w:del w:id="1033" w:author="Adam" w:date="2016-11-28T21:00:00Z"/>
                <w:sz w:val="14"/>
                <w:szCs w:val="14"/>
              </w:rPr>
            </w:pPr>
            <m:oMathPara>
              <m:oMath>
                <m:sSub>
                  <m:sSubPr>
                    <m:ctrlPr>
                      <w:del w:id="1034" w:author="Adam" w:date="2016-11-28T21:00:00Z">
                        <w:rPr>
                          <w:rFonts w:ascii="Cambria Math" w:hAnsi="Cambria Math"/>
                          <w:i/>
                          <w:sz w:val="14"/>
                          <w:szCs w:val="14"/>
                        </w:rPr>
                      </w:del>
                    </m:ctrlPr>
                  </m:sSubPr>
                  <m:e>
                    <m:r>
                      <w:del w:id="1035" w:author="Adam" w:date="2016-11-28T21:00:00Z">
                        <w:rPr>
                          <w:rFonts w:ascii="Cambria Math" w:hAnsi="Cambria Math"/>
                          <w:sz w:val="14"/>
                          <w:szCs w:val="14"/>
                        </w:rPr>
                        <m:t>V</m:t>
                      </w:del>
                    </m:r>
                  </m:e>
                  <m:sub>
                    <m:r>
                      <w:del w:id="1036" w:author="Adam" w:date="2016-11-28T21:00:00Z">
                        <w:rPr>
                          <w:rFonts w:ascii="Cambria Math" w:hAnsi="Cambria Math"/>
                          <w:sz w:val="14"/>
                          <w:szCs w:val="14"/>
                        </w:rPr>
                        <m:t>SS</m:t>
                      </w:del>
                    </m:r>
                  </m:sub>
                </m:sSub>
              </m:oMath>
            </m:oMathPara>
          </w:p>
        </w:tc>
        <w:tc>
          <w:tcPr>
            <w:tcW w:w="2268" w:type="dxa"/>
            <w:vAlign w:val="center"/>
          </w:tcPr>
          <w:p w:rsidR="00A53179" w:rsidRPr="00A53179" w:rsidDel="00842E3D" w:rsidRDefault="00A53179" w:rsidP="00A53179">
            <w:pPr>
              <w:keepNext/>
              <w:spacing w:after="0" w:line="240" w:lineRule="auto"/>
              <w:jc w:val="center"/>
              <w:rPr>
                <w:del w:id="1037" w:author="Adam" w:date="2016-11-28T21:00:00Z"/>
                <w:sz w:val="14"/>
                <w:szCs w:val="14"/>
              </w:rPr>
            </w:pPr>
            <w:del w:id="1038" w:author="Adam" w:date="2016-11-28T21:00:00Z">
              <w:r w:rsidRPr="00A53179" w:rsidDel="00842E3D">
                <w:rPr>
                  <w:sz w:val="14"/>
                  <w:szCs w:val="14"/>
                </w:rPr>
                <w:delText>Alimentação do Circuito Integrado</w:delText>
              </w:r>
            </w:del>
          </w:p>
        </w:tc>
        <w:tc>
          <w:tcPr>
            <w:tcW w:w="913" w:type="dxa"/>
            <w:vAlign w:val="center"/>
          </w:tcPr>
          <w:p w:rsidR="00A53179" w:rsidRPr="00A53179" w:rsidDel="00842E3D" w:rsidRDefault="00A53179" w:rsidP="00A53179">
            <w:pPr>
              <w:keepNext/>
              <w:spacing w:after="0" w:line="240" w:lineRule="auto"/>
              <w:jc w:val="center"/>
              <w:rPr>
                <w:del w:id="1039" w:author="Adam" w:date="2016-11-28T21:00:00Z"/>
                <w:sz w:val="14"/>
                <w:szCs w:val="14"/>
              </w:rPr>
            </w:pPr>
            <w:del w:id="1040" w:author="Adam" w:date="2016-11-28T21:00:00Z">
              <w:r w:rsidRPr="00A53179" w:rsidDel="00842E3D">
                <w:rPr>
                  <w:sz w:val="14"/>
                  <w:szCs w:val="14"/>
                </w:rPr>
                <w:delText>16</w:delText>
              </w:r>
            </w:del>
          </w:p>
        </w:tc>
      </w:tr>
      <w:tr w:rsidR="00A53179" w:rsidDel="00842E3D" w:rsidTr="00A53179">
        <w:trPr>
          <w:trHeight w:val="278"/>
          <w:del w:id="1041" w:author="Adam" w:date="2016-11-28T21:00:00Z"/>
        </w:trPr>
        <w:tc>
          <w:tcPr>
            <w:tcW w:w="959" w:type="dxa"/>
            <w:vAlign w:val="center"/>
          </w:tcPr>
          <w:p w:rsidR="00A53179" w:rsidRPr="00A53179" w:rsidDel="00842E3D" w:rsidRDefault="00E44D2F" w:rsidP="00A53179">
            <w:pPr>
              <w:keepNext/>
              <w:spacing w:after="0" w:line="240" w:lineRule="auto"/>
              <w:jc w:val="center"/>
              <w:rPr>
                <w:del w:id="1042" w:author="Adam" w:date="2016-11-28T21:00:00Z"/>
                <w:sz w:val="14"/>
                <w:szCs w:val="14"/>
              </w:rPr>
            </w:pPr>
            <m:oMathPara>
              <m:oMath>
                <m:sSub>
                  <m:sSubPr>
                    <m:ctrlPr>
                      <w:del w:id="1043" w:author="Adam" w:date="2016-11-28T21:00:00Z">
                        <w:rPr>
                          <w:rFonts w:ascii="Cambria Math" w:hAnsi="Cambria Math"/>
                          <w:i/>
                          <w:sz w:val="14"/>
                          <w:szCs w:val="14"/>
                        </w:rPr>
                      </w:del>
                    </m:ctrlPr>
                  </m:sSubPr>
                  <m:e>
                    <m:r>
                      <w:del w:id="1044" w:author="Adam" w:date="2016-11-28T21:00:00Z">
                        <w:rPr>
                          <w:rFonts w:ascii="Cambria Math" w:hAnsi="Cambria Math"/>
                          <w:sz w:val="14"/>
                          <w:szCs w:val="14"/>
                        </w:rPr>
                        <m:t>V</m:t>
                      </w:del>
                    </m:r>
                  </m:e>
                  <m:sub>
                    <m:r>
                      <w:del w:id="1045" w:author="Adam" w:date="2016-11-28T21:00:00Z">
                        <w:rPr>
                          <w:rFonts w:ascii="Cambria Math" w:hAnsi="Cambria Math"/>
                          <w:sz w:val="14"/>
                          <w:szCs w:val="14"/>
                        </w:rPr>
                        <m:t>S</m:t>
                      </w:del>
                    </m:r>
                  </m:sub>
                </m:sSub>
              </m:oMath>
            </m:oMathPara>
          </w:p>
        </w:tc>
        <w:tc>
          <w:tcPr>
            <w:tcW w:w="2268" w:type="dxa"/>
            <w:vAlign w:val="center"/>
          </w:tcPr>
          <w:p w:rsidR="00A53179" w:rsidRPr="00A53179" w:rsidDel="00842E3D" w:rsidRDefault="00A53179" w:rsidP="00A53179">
            <w:pPr>
              <w:keepNext/>
              <w:spacing w:after="0" w:line="240" w:lineRule="auto"/>
              <w:jc w:val="center"/>
              <w:rPr>
                <w:del w:id="1046" w:author="Adam" w:date="2016-11-28T21:00:00Z"/>
                <w:sz w:val="14"/>
                <w:szCs w:val="14"/>
              </w:rPr>
            </w:pPr>
            <w:del w:id="1047" w:author="Adam" w:date="2016-11-28T21:00:00Z">
              <w:r w:rsidRPr="00A53179" w:rsidDel="00842E3D">
                <w:rPr>
                  <w:sz w:val="14"/>
                  <w:szCs w:val="14"/>
                </w:rPr>
                <w:delText>Alimentação do Motor</w:delText>
              </w:r>
            </w:del>
          </w:p>
        </w:tc>
        <w:tc>
          <w:tcPr>
            <w:tcW w:w="913" w:type="dxa"/>
            <w:vAlign w:val="center"/>
          </w:tcPr>
          <w:p w:rsidR="00A53179" w:rsidRPr="00A53179" w:rsidDel="00842E3D" w:rsidRDefault="00A53179" w:rsidP="00A53179">
            <w:pPr>
              <w:keepNext/>
              <w:spacing w:after="0" w:line="240" w:lineRule="auto"/>
              <w:jc w:val="center"/>
              <w:rPr>
                <w:del w:id="1048" w:author="Adam" w:date="2016-11-28T21:00:00Z"/>
                <w:sz w:val="14"/>
                <w:szCs w:val="14"/>
              </w:rPr>
            </w:pPr>
            <w:del w:id="1049" w:author="Adam" w:date="2016-11-28T21:00:00Z">
              <w:r w:rsidRPr="00A53179" w:rsidDel="00842E3D">
                <w:rPr>
                  <w:sz w:val="14"/>
                  <w:szCs w:val="14"/>
                </w:rPr>
                <w:delText>8</w:delText>
              </w:r>
            </w:del>
          </w:p>
        </w:tc>
      </w:tr>
    </w:tbl>
    <w:p w:rsidR="00A53179" w:rsidRDefault="00A53179" w:rsidP="00A53179">
      <w:pPr>
        <w:keepNext/>
        <w:spacing w:after="0"/>
        <w:jc w:val="center"/>
        <w:sectPr w:rsidR="00A53179" w:rsidSect="00A53179">
          <w:type w:val="continuous"/>
          <w:pgSz w:w="11907" w:h="16839" w:code="9"/>
          <w:pgMar w:top="1701" w:right="1134" w:bottom="1134" w:left="1701" w:header="709" w:footer="709" w:gutter="0"/>
          <w:pgNumType w:start="12"/>
          <w:cols w:num="2" w:space="708"/>
          <w:docGrid w:linePitch="360"/>
        </w:sectPr>
      </w:pPr>
    </w:p>
    <w:p w:rsidR="00842E3D" w:rsidRDefault="00842E3D" w:rsidP="00842E3D">
      <w:pPr>
        <w:keepNext/>
        <w:spacing w:after="0"/>
        <w:jc w:val="center"/>
        <w:rPr>
          <w:ins w:id="1050" w:author="Adam" w:date="2016-11-28T21:01:00Z"/>
        </w:rPr>
      </w:pPr>
      <w:ins w:id="1051" w:author="Adam" w:date="2016-11-28T21:00:00Z">
        <w:r w:rsidRPr="00842E3D">
          <w:lastRenderedPageBreak/>
          <w:drawing>
            <wp:inline distT="0" distB="0" distL="0" distR="0" wp14:anchorId="14FB2BDD" wp14:editId="02CE8AC4">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24710"/>
                      </a:xfrm>
                      <a:prstGeom prst="rect">
                        <a:avLst/>
                      </a:prstGeom>
                    </pic:spPr>
                  </pic:pic>
                </a:graphicData>
              </a:graphic>
            </wp:inline>
          </w:drawing>
        </w:r>
      </w:ins>
    </w:p>
    <w:p w:rsidR="00842E3D" w:rsidRPr="00951E24" w:rsidRDefault="00842E3D" w:rsidP="00842E3D">
      <w:pPr>
        <w:pStyle w:val="SemEspaamento"/>
        <w:jc w:val="center"/>
        <w:rPr>
          <w:rFonts w:ascii="Arial" w:hAnsi="Arial" w:cs="Arial"/>
          <w:sz w:val="20"/>
          <w:szCs w:val="20"/>
        </w:rPr>
      </w:pPr>
      <w:bookmarkStart w:id="1052" w:name="_Ref468130249"/>
      <w:ins w:id="1053" w:author="Adam" w:date="2016-11-28T21:01:00Z">
        <w:r>
          <w:t xml:space="preserve">Figura </w:t>
        </w:r>
        <w:r>
          <w:fldChar w:fldCharType="begin"/>
        </w:r>
        <w:r>
          <w:instrText xml:space="preserve"> SEQ Figura \* ARABIC </w:instrText>
        </w:r>
      </w:ins>
      <w:r>
        <w:fldChar w:fldCharType="separate"/>
      </w:r>
      <w:ins w:id="1054" w:author="Adam" w:date="2016-11-28T21:01:00Z">
        <w:r>
          <w:rPr>
            <w:noProof/>
          </w:rPr>
          <w:t>15</w:t>
        </w:r>
        <w:r>
          <w:fldChar w:fldCharType="end"/>
        </w:r>
        <w:bookmarkEnd w:id="1052"/>
        <w:r>
          <w:t xml:space="preserve"> - </w:t>
        </w:r>
      </w:ins>
      <w:moveToRangeStart w:id="1055" w:author="Adam" w:date="2016-11-28T21:01:00Z" w:name="move468130208"/>
      <w:moveTo w:id="1056" w:author="Adam" w:date="2016-11-28T21:01:00Z">
        <w:r>
          <w:rPr>
            <w:rFonts w:ascii="Arial" w:hAnsi="Arial" w:cs="Arial"/>
            <w:sz w:val="20"/>
            <w:szCs w:val="20"/>
          </w:rPr>
          <w:t>Diagrama esquemático de ligação do driver</w:t>
        </w:r>
      </w:moveTo>
    </w:p>
    <w:p w:rsidR="00842E3D" w:rsidRDefault="00842E3D" w:rsidP="00842E3D">
      <w:pPr>
        <w:pStyle w:val="SemEspaamento"/>
        <w:jc w:val="center"/>
        <w:rPr>
          <w:rFonts w:ascii="Arial" w:hAnsi="Arial" w:cs="Arial"/>
          <w:sz w:val="20"/>
          <w:szCs w:val="20"/>
        </w:rPr>
      </w:pPr>
      <w:moveTo w:id="1057" w:author="Adam" w:date="2016-11-28T21:01:00Z">
        <w:r w:rsidRPr="00951E24">
          <w:rPr>
            <w:rFonts w:ascii="Arial" w:hAnsi="Arial" w:cs="Arial"/>
            <w:sz w:val="20"/>
            <w:szCs w:val="20"/>
          </w:rPr>
          <w:t xml:space="preserve"> (</w:t>
        </w:r>
        <w:proofErr w:type="gramStart"/>
        <w:r w:rsidRPr="00951E24">
          <w:rPr>
            <w:rFonts w:ascii="Arial" w:hAnsi="Arial" w:cs="Arial"/>
            <w:sz w:val="20"/>
            <w:szCs w:val="20"/>
          </w:rPr>
          <w:t>fonte</w:t>
        </w:r>
      </w:moveTo>
      <w:proofErr w:type="gramEnd"/>
      <w:ins w:id="1058" w:author="Adam" w:date="2016-11-28T21:01:00Z">
        <w:r>
          <w:rPr>
            <w:rFonts w:ascii="Arial" w:hAnsi="Arial" w:cs="Arial"/>
            <w:sz w:val="20"/>
            <w:szCs w:val="20"/>
          </w:rPr>
          <w:fldChar w:fldCharType="begin"/>
        </w:r>
        <w:r>
          <w:rPr>
            <w:rFonts w:ascii="Arial" w:hAnsi="Arial" w:cs="Arial"/>
            <w:sz w:val="20"/>
            <w:szCs w:val="20"/>
          </w:rPr>
          <w:instrText xml:space="preserve"> HYPERLINK "http://projetomagar.blogspot.com.br/2016/02/ponte-h.html" </w:instrText>
        </w:r>
        <w:r>
          <w:rPr>
            <w:rFonts w:ascii="Arial" w:hAnsi="Arial" w:cs="Arial"/>
            <w:sz w:val="20"/>
            <w:szCs w:val="20"/>
          </w:rPr>
        </w:r>
        <w:r>
          <w:rPr>
            <w:rFonts w:ascii="Arial" w:hAnsi="Arial" w:cs="Arial"/>
            <w:sz w:val="20"/>
            <w:szCs w:val="20"/>
          </w:rPr>
          <w:fldChar w:fldCharType="separate"/>
        </w:r>
      </w:ins>
      <w:moveTo w:id="1059" w:author="Adam" w:date="2016-11-28T21:01:00Z">
        <w:ins w:id="1060" w:author="Adam" w:date="2016-11-28T21:01:00Z">
          <w:r w:rsidRPr="00842E3D">
            <w:rPr>
              <w:rStyle w:val="Hyperlink"/>
              <w:rFonts w:ascii="Arial" w:hAnsi="Arial" w:cs="Arial"/>
              <w:sz w:val="20"/>
              <w:szCs w:val="20"/>
            </w:rPr>
            <w:t xml:space="preserve">: </w:t>
          </w:r>
        </w:ins>
      </w:moveTo>
      <w:ins w:id="1061" w:author="Adam" w:date="2016-11-28T21:01:00Z">
        <w:r w:rsidRPr="00842E3D">
          <w:rPr>
            <w:rStyle w:val="Hyperlink"/>
            <w:rFonts w:ascii="Arial" w:hAnsi="Arial" w:cs="Arial"/>
            <w:sz w:val="20"/>
            <w:szCs w:val="20"/>
          </w:rPr>
          <w:t>http://projetomagar.blogspot.com.br/2016/02/ponte-h.html</w:t>
        </w:r>
        <w:r>
          <w:rPr>
            <w:rFonts w:ascii="Arial" w:hAnsi="Arial" w:cs="Arial"/>
            <w:sz w:val="20"/>
            <w:szCs w:val="20"/>
          </w:rPr>
          <w:fldChar w:fldCharType="end"/>
        </w:r>
        <w:r>
          <w:rPr>
            <w:rFonts w:ascii="Arial" w:hAnsi="Arial" w:cs="Arial"/>
            <w:sz w:val="20"/>
            <w:szCs w:val="20"/>
          </w:rPr>
          <w:t xml:space="preserve"> </w:t>
        </w:r>
      </w:ins>
      <w:moveTo w:id="1062" w:author="Adam" w:date="2016-11-28T21:01:00Z">
        <w:r w:rsidRPr="00951E24">
          <w:rPr>
            <w:rFonts w:ascii="Arial" w:hAnsi="Arial" w:cs="Arial"/>
            <w:sz w:val="20"/>
            <w:szCs w:val="20"/>
          </w:rPr>
          <w:t>acessado em 10/2016)</w:t>
        </w:r>
      </w:moveTo>
    </w:p>
    <w:moveToRangeEnd w:id="1055"/>
    <w:p w:rsidR="00C7132D" w:rsidDel="00842E3D" w:rsidRDefault="00C7132D" w:rsidP="00842E3D">
      <w:pPr>
        <w:pStyle w:val="Legenda"/>
        <w:jc w:val="center"/>
        <w:rPr>
          <w:del w:id="1063" w:author="Adam" w:date="2016-11-28T21:01:00Z"/>
        </w:rPr>
        <w:pPrChange w:id="1064" w:author="Adam" w:date="2016-11-28T21:01:00Z">
          <w:pPr>
            <w:keepNext/>
            <w:spacing w:after="0"/>
            <w:jc w:val="center"/>
          </w:pPr>
        </w:pPrChange>
      </w:pPr>
    </w:p>
    <w:p w:rsidR="00C7132D" w:rsidRPr="00951E24" w:rsidDel="00842E3D" w:rsidRDefault="00C7132D" w:rsidP="00842E3D">
      <w:pPr>
        <w:pStyle w:val="SemEspaamento"/>
        <w:jc w:val="center"/>
        <w:rPr>
          <w:rFonts w:ascii="Arial" w:hAnsi="Arial" w:cs="Arial"/>
          <w:sz w:val="20"/>
          <w:szCs w:val="20"/>
        </w:rPr>
        <w:pPrChange w:id="1065" w:author="Adam" w:date="2016-11-28T21:01:00Z">
          <w:pPr>
            <w:pStyle w:val="SemEspaamento"/>
            <w:jc w:val="center"/>
          </w:pPr>
        </w:pPrChange>
      </w:pPr>
      <w:del w:id="1066" w:author="Adam" w:date="2016-11-28T21:01:00Z">
        <w:r w:rsidDel="00842E3D">
          <w:rPr>
            <w:rFonts w:ascii="Arial" w:hAnsi="Arial" w:cs="Arial"/>
            <w:sz w:val="20"/>
            <w:szCs w:val="20"/>
          </w:rPr>
          <w:delText>Figura 14</w:delText>
        </w:r>
        <w:r w:rsidRPr="00951E24" w:rsidDel="00842E3D">
          <w:rPr>
            <w:rFonts w:ascii="Arial" w:hAnsi="Arial" w:cs="Arial"/>
            <w:sz w:val="20"/>
            <w:szCs w:val="20"/>
          </w:rPr>
          <w:delText xml:space="preserve">: </w:delText>
        </w:r>
      </w:del>
      <w:moveFromRangeStart w:id="1067" w:author="Adam" w:date="2016-11-28T21:01:00Z" w:name="move468130208"/>
      <w:moveFrom w:id="1068" w:author="Adam" w:date="2016-11-28T21:01:00Z">
        <w:r w:rsidDel="00842E3D">
          <w:rPr>
            <w:rFonts w:ascii="Arial" w:hAnsi="Arial" w:cs="Arial"/>
            <w:sz w:val="20"/>
            <w:szCs w:val="20"/>
          </w:rPr>
          <w:t>Diagrama esquemático de ligação do driver</w:t>
        </w:r>
      </w:moveFrom>
    </w:p>
    <w:p w:rsidR="0009147F" w:rsidRDefault="00C7132D" w:rsidP="00842E3D">
      <w:pPr>
        <w:pStyle w:val="SemEspaamento"/>
        <w:jc w:val="center"/>
        <w:rPr>
          <w:rFonts w:ascii="Arial" w:hAnsi="Arial" w:cs="Arial"/>
          <w:sz w:val="20"/>
          <w:szCs w:val="20"/>
        </w:rPr>
      </w:pPr>
      <w:moveFrom w:id="1069" w:author="Adam" w:date="2016-11-28T21:01:00Z">
        <w:r w:rsidRPr="00951E24" w:rsidDel="00842E3D">
          <w:rPr>
            <w:rFonts w:ascii="Arial" w:hAnsi="Arial" w:cs="Arial"/>
            <w:sz w:val="20"/>
            <w:szCs w:val="20"/>
          </w:rPr>
          <w:t xml:space="preserve"> </w:t>
        </w:r>
        <w:r w:rsidR="0009147F" w:rsidRPr="00951E24" w:rsidDel="00842E3D">
          <w:rPr>
            <w:rFonts w:ascii="Arial" w:hAnsi="Arial" w:cs="Arial"/>
            <w:sz w:val="20"/>
            <w:szCs w:val="20"/>
          </w:rPr>
          <w:t>(fonte: acessado em 10/2016)</w:t>
        </w:r>
      </w:moveFrom>
      <w:moveFromRangeEnd w:id="1067"/>
    </w:p>
    <w:p w:rsidR="0009147F" w:rsidRDefault="00DA1FC1" w:rsidP="009746E1">
      <w:pPr>
        <w:rPr>
          <w:rFonts w:ascii="Arial" w:hAnsi="Arial" w:cs="Arial"/>
          <w:sz w:val="24"/>
          <w:szCs w:val="24"/>
        </w:rPr>
      </w:pPr>
      <w:ins w:id="1070" w:author="Adam" w:date="2016-11-28T21:02:00Z">
        <w:r>
          <w:rPr>
            <w:rFonts w:ascii="Arial" w:hAnsi="Arial" w:cs="Arial"/>
            <w:sz w:val="24"/>
            <w:szCs w:val="24"/>
          </w:rPr>
          <w:t>CONSIDERAR RETIRAR ESTE TÓPICO, UMA VEZ QUE NÃO UTILIZAMOS ESTE M</w:t>
        </w:r>
      </w:ins>
      <w:ins w:id="1071" w:author="Adam" w:date="2016-11-28T21:03:00Z">
        <w:r>
          <w:rPr>
            <w:rFonts w:ascii="Arial" w:hAnsi="Arial" w:cs="Arial"/>
            <w:sz w:val="24"/>
            <w:szCs w:val="24"/>
          </w:rPr>
          <w:t>ÓDULO.</w:t>
        </w:r>
      </w:ins>
      <w:bookmarkStart w:id="1072" w:name="_GoBack"/>
      <w:bookmarkEnd w:id="1072"/>
    </w:p>
    <w:p w:rsidR="0009147F" w:rsidRPr="00DA1FC1" w:rsidRDefault="0009147F" w:rsidP="009746E1">
      <w:pPr>
        <w:pStyle w:val="Ttulo3"/>
        <w:spacing w:line="360" w:lineRule="auto"/>
        <w:jc w:val="both"/>
        <w:rPr>
          <w:rFonts w:ascii="Arial" w:hAnsi="Arial" w:cs="Arial"/>
          <w:color w:val="auto"/>
          <w:highlight w:val="yellow"/>
          <w:lang w:eastAsia="pt-BR"/>
          <w:rPrChange w:id="1073" w:author="Adam" w:date="2016-11-28T21:02:00Z">
            <w:rPr>
              <w:rFonts w:ascii="Arial" w:hAnsi="Arial" w:cs="Arial"/>
              <w:color w:val="auto"/>
              <w:lang w:eastAsia="pt-BR"/>
            </w:rPr>
          </w:rPrChange>
        </w:rPr>
      </w:pPr>
      <w:bookmarkStart w:id="1074" w:name="_Toc466010561"/>
      <w:bookmarkStart w:id="1075" w:name="_Toc466021411"/>
      <w:proofErr w:type="gramStart"/>
      <w:r w:rsidRPr="00DA1FC1">
        <w:rPr>
          <w:rFonts w:ascii="Arial" w:hAnsi="Arial" w:cs="Arial"/>
          <w:color w:val="auto"/>
          <w:highlight w:val="yellow"/>
          <w:lang w:eastAsia="pt-BR"/>
          <w:rPrChange w:id="1076" w:author="Adam" w:date="2016-11-28T21:02:00Z">
            <w:rPr>
              <w:rFonts w:ascii="Arial" w:hAnsi="Arial" w:cs="Arial"/>
              <w:color w:val="auto"/>
              <w:lang w:eastAsia="pt-BR"/>
            </w:rPr>
          </w:rPrChange>
        </w:rPr>
        <w:t>2.6.2</w:t>
      </w:r>
      <w:proofErr w:type="gramEnd"/>
      <w:r w:rsidRPr="00DA1FC1">
        <w:rPr>
          <w:rFonts w:ascii="Arial" w:hAnsi="Arial" w:cs="Arial"/>
          <w:color w:val="auto"/>
          <w:highlight w:val="yellow"/>
          <w:lang w:eastAsia="pt-BR"/>
          <w:rPrChange w:id="1077" w:author="Adam" w:date="2016-11-28T21:02:00Z">
            <w:rPr>
              <w:rFonts w:ascii="Arial" w:hAnsi="Arial" w:cs="Arial"/>
              <w:color w:val="auto"/>
              <w:lang w:eastAsia="pt-BR"/>
            </w:rPr>
          </w:rPrChange>
        </w:rPr>
        <w:tab/>
        <w:t>Módulo de ponte H com CI L298N</w:t>
      </w:r>
      <w:bookmarkEnd w:id="1074"/>
      <w:bookmarkEnd w:id="1075"/>
    </w:p>
    <w:p w:rsidR="0009147F" w:rsidRPr="00DA1FC1" w:rsidRDefault="0009147F" w:rsidP="009746E1">
      <w:pPr>
        <w:spacing w:line="360" w:lineRule="auto"/>
        <w:jc w:val="both"/>
        <w:rPr>
          <w:rFonts w:ascii="Arial" w:hAnsi="Arial" w:cs="Arial"/>
          <w:sz w:val="24"/>
          <w:szCs w:val="24"/>
          <w:highlight w:val="yellow"/>
          <w:rPrChange w:id="1078" w:author="Adam" w:date="2016-11-28T21:02:00Z">
            <w:rPr>
              <w:rFonts w:ascii="Arial" w:hAnsi="Arial" w:cs="Arial"/>
              <w:sz w:val="24"/>
              <w:szCs w:val="24"/>
            </w:rPr>
          </w:rPrChange>
        </w:rPr>
      </w:pPr>
    </w:p>
    <w:p w:rsidR="0009147F" w:rsidRPr="00DA1FC1" w:rsidRDefault="0009147F" w:rsidP="009746E1">
      <w:pPr>
        <w:ind w:firstLine="708"/>
        <w:jc w:val="both"/>
        <w:rPr>
          <w:rFonts w:ascii="Arial" w:hAnsi="Arial" w:cs="Arial"/>
          <w:sz w:val="24"/>
          <w:szCs w:val="24"/>
          <w:highlight w:val="yellow"/>
          <w:rPrChange w:id="1079" w:author="Adam" w:date="2016-11-28T21:02:00Z">
            <w:rPr>
              <w:rFonts w:ascii="Arial" w:hAnsi="Arial" w:cs="Arial"/>
              <w:sz w:val="24"/>
              <w:szCs w:val="24"/>
            </w:rPr>
          </w:rPrChange>
        </w:rPr>
      </w:pPr>
      <w:r w:rsidRPr="00DA1FC1">
        <w:rPr>
          <w:rFonts w:ascii="Arial" w:hAnsi="Arial" w:cs="Arial"/>
          <w:sz w:val="24"/>
          <w:szCs w:val="24"/>
          <w:highlight w:val="yellow"/>
          <w:rPrChange w:id="1080" w:author="Adam" w:date="2016-11-28T21:02:00Z">
            <w:rPr>
              <w:rFonts w:ascii="Arial" w:hAnsi="Arial" w:cs="Arial"/>
              <w:sz w:val="24"/>
              <w:szCs w:val="24"/>
            </w:rPr>
          </w:rPrChange>
        </w:rPr>
        <w:t>Possui as seguintes entradas e saídas conforme figura 15.</w:t>
      </w:r>
    </w:p>
    <w:p w:rsidR="0009147F" w:rsidRPr="00DA1FC1" w:rsidRDefault="00EC6740" w:rsidP="009746E1">
      <w:pPr>
        <w:jc w:val="center"/>
        <w:rPr>
          <w:rFonts w:ascii="Arial" w:hAnsi="Arial" w:cs="Arial"/>
          <w:sz w:val="24"/>
          <w:szCs w:val="24"/>
          <w:highlight w:val="yellow"/>
          <w:rPrChange w:id="1081" w:author="Adam" w:date="2016-11-28T21:02:00Z">
            <w:rPr>
              <w:rFonts w:ascii="Arial" w:hAnsi="Arial" w:cs="Arial"/>
              <w:sz w:val="24"/>
              <w:szCs w:val="24"/>
            </w:rPr>
          </w:rPrChange>
        </w:rPr>
      </w:pPr>
      <w:r w:rsidRPr="00DA1FC1">
        <w:rPr>
          <w:noProof/>
          <w:highlight w:val="yellow"/>
          <w:lang w:eastAsia="pt-BR"/>
          <w:rPrChange w:id="1082" w:author="Adam" w:date="2016-11-28T21:02:00Z">
            <w:rPr>
              <w:noProof/>
              <w:lang w:eastAsia="pt-BR"/>
            </w:rPr>
          </w:rPrChange>
        </w:rPr>
        <w:drawing>
          <wp:inline distT="0" distB="0" distL="0" distR="0">
            <wp:extent cx="2288350" cy="2177801"/>
            <wp:effectExtent l="19050" t="0" r="0" b="0"/>
            <wp:docPr id="1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55" cy="2175617"/>
                    </a:xfrm>
                    <a:prstGeom prst="rect">
                      <a:avLst/>
                    </a:prstGeom>
                    <a:noFill/>
                    <a:ln>
                      <a:noFill/>
                    </a:ln>
                  </pic:spPr>
                </pic:pic>
              </a:graphicData>
            </a:graphic>
          </wp:inline>
        </w:drawing>
      </w:r>
    </w:p>
    <w:p w:rsidR="0009147F" w:rsidRPr="00DA1FC1" w:rsidRDefault="0009147F" w:rsidP="009746E1">
      <w:pPr>
        <w:pStyle w:val="SemEspaamento"/>
        <w:jc w:val="center"/>
        <w:rPr>
          <w:rFonts w:ascii="Arial" w:hAnsi="Arial" w:cs="Arial"/>
          <w:sz w:val="20"/>
          <w:szCs w:val="20"/>
          <w:highlight w:val="yellow"/>
          <w:rPrChange w:id="1083" w:author="Adam" w:date="2016-11-28T21:02:00Z">
            <w:rPr>
              <w:rFonts w:ascii="Arial" w:hAnsi="Arial" w:cs="Arial"/>
              <w:sz w:val="20"/>
              <w:szCs w:val="20"/>
            </w:rPr>
          </w:rPrChange>
        </w:rPr>
      </w:pPr>
      <w:r w:rsidRPr="00DA1FC1">
        <w:rPr>
          <w:rFonts w:ascii="Arial" w:hAnsi="Arial" w:cs="Arial"/>
          <w:sz w:val="20"/>
          <w:szCs w:val="20"/>
          <w:highlight w:val="yellow"/>
          <w:rPrChange w:id="1084" w:author="Adam" w:date="2016-11-28T21:02:00Z">
            <w:rPr>
              <w:rFonts w:ascii="Arial" w:hAnsi="Arial" w:cs="Arial"/>
              <w:sz w:val="20"/>
              <w:szCs w:val="20"/>
            </w:rPr>
          </w:rPrChange>
        </w:rPr>
        <w:t>Figura 15: Entradas e Saídas do Módulo</w:t>
      </w:r>
    </w:p>
    <w:p w:rsidR="0009147F" w:rsidRPr="00DA1FC1" w:rsidRDefault="0009147F" w:rsidP="009746E1">
      <w:pPr>
        <w:pStyle w:val="SemEspaamento"/>
        <w:jc w:val="center"/>
        <w:rPr>
          <w:rFonts w:ascii="Arial" w:hAnsi="Arial" w:cs="Arial"/>
          <w:sz w:val="20"/>
          <w:szCs w:val="20"/>
          <w:highlight w:val="yellow"/>
          <w:rPrChange w:id="1085" w:author="Adam" w:date="2016-11-28T21:02:00Z">
            <w:rPr>
              <w:rFonts w:ascii="Arial" w:hAnsi="Arial" w:cs="Arial"/>
              <w:sz w:val="20"/>
              <w:szCs w:val="20"/>
            </w:rPr>
          </w:rPrChange>
        </w:rPr>
      </w:pPr>
      <w:r w:rsidRPr="00DA1FC1">
        <w:rPr>
          <w:rFonts w:ascii="Arial" w:hAnsi="Arial" w:cs="Arial"/>
          <w:sz w:val="20"/>
          <w:szCs w:val="20"/>
          <w:highlight w:val="yellow"/>
          <w:rPrChange w:id="1086" w:author="Adam" w:date="2016-11-28T21:02:00Z">
            <w:rPr>
              <w:rFonts w:ascii="Arial" w:hAnsi="Arial" w:cs="Arial"/>
              <w:sz w:val="20"/>
              <w:szCs w:val="20"/>
            </w:rPr>
          </w:rPrChange>
        </w:rPr>
        <w:t xml:space="preserve">(fonte: </w:t>
      </w:r>
      <w:r w:rsidR="00E44D2F" w:rsidRPr="00DA1FC1">
        <w:rPr>
          <w:highlight w:val="yellow"/>
          <w:rPrChange w:id="1087" w:author="Adam" w:date="2016-11-28T21:02:00Z">
            <w:rPr/>
          </w:rPrChange>
        </w:rPr>
        <w:fldChar w:fldCharType="begin"/>
      </w:r>
      <w:r w:rsidR="00E44D2F" w:rsidRPr="00DA1FC1">
        <w:rPr>
          <w:highlight w:val="yellow"/>
          <w:rPrChange w:id="1088" w:author="Adam" w:date="2016-11-28T21:02:00Z">
            <w:rPr/>
          </w:rPrChange>
        </w:rPr>
        <w:instrText xml:space="preserve"> HYPERLINK "http://blog.vidadesilicio.com.br/arduino/modulo-ponte-h-l298n-arduino/" </w:instrText>
      </w:r>
      <w:r w:rsidR="00E44D2F" w:rsidRPr="00DA1FC1">
        <w:rPr>
          <w:highlight w:val="yellow"/>
          <w:rPrChange w:id="1089" w:author="Adam" w:date="2016-11-28T21:02:00Z">
            <w:rPr/>
          </w:rPrChange>
        </w:rPr>
        <w:fldChar w:fldCharType="separate"/>
      </w:r>
      <w:r w:rsidRPr="00DA1FC1">
        <w:rPr>
          <w:rStyle w:val="Hyperlink"/>
          <w:rFonts w:ascii="Arial" w:hAnsi="Arial" w:cs="Arial"/>
          <w:sz w:val="20"/>
          <w:szCs w:val="20"/>
          <w:highlight w:val="yellow"/>
          <w:rPrChange w:id="1090" w:author="Adam" w:date="2016-11-28T21:02:00Z">
            <w:rPr>
              <w:rStyle w:val="Hyperlink"/>
              <w:rFonts w:ascii="Arial" w:hAnsi="Arial" w:cs="Arial"/>
              <w:sz w:val="20"/>
              <w:szCs w:val="20"/>
            </w:rPr>
          </w:rPrChange>
        </w:rPr>
        <w:t>http://blog.vidadesilicio.com.br/arduino/modulo-ponte-h-l298n-arduino/</w:t>
      </w:r>
      <w:r w:rsidR="00E44D2F" w:rsidRPr="00DA1FC1">
        <w:rPr>
          <w:rStyle w:val="Hyperlink"/>
          <w:rFonts w:ascii="Arial" w:hAnsi="Arial" w:cs="Arial"/>
          <w:sz w:val="20"/>
          <w:szCs w:val="20"/>
          <w:highlight w:val="yellow"/>
          <w:rPrChange w:id="1091" w:author="Adam" w:date="2016-11-28T21:02:00Z">
            <w:rPr>
              <w:rStyle w:val="Hyperlink"/>
              <w:rFonts w:ascii="Arial" w:hAnsi="Arial" w:cs="Arial"/>
              <w:sz w:val="20"/>
              <w:szCs w:val="20"/>
            </w:rPr>
          </w:rPrChange>
        </w:rPr>
        <w:fldChar w:fldCharType="end"/>
      </w:r>
      <w:r w:rsidRPr="00DA1FC1">
        <w:rPr>
          <w:rFonts w:ascii="Arial" w:hAnsi="Arial" w:cs="Arial"/>
          <w:sz w:val="20"/>
          <w:szCs w:val="20"/>
          <w:highlight w:val="yellow"/>
          <w:rPrChange w:id="1092" w:author="Adam" w:date="2016-11-28T21:02:00Z">
            <w:rPr>
              <w:rFonts w:ascii="Arial" w:hAnsi="Arial" w:cs="Arial"/>
              <w:sz w:val="20"/>
              <w:szCs w:val="20"/>
            </w:rPr>
          </w:rPrChange>
        </w:rPr>
        <w:t xml:space="preserve"> acessado em 10/2016)</w:t>
      </w:r>
    </w:p>
    <w:p w:rsidR="0009147F" w:rsidRPr="00DA1FC1" w:rsidRDefault="0009147F" w:rsidP="009746E1">
      <w:pPr>
        <w:jc w:val="center"/>
        <w:rPr>
          <w:rFonts w:ascii="Arial" w:hAnsi="Arial" w:cs="Arial"/>
          <w:sz w:val="24"/>
          <w:szCs w:val="24"/>
          <w:highlight w:val="yellow"/>
          <w:rPrChange w:id="1093" w:author="Adam" w:date="2016-11-28T21:02:00Z">
            <w:rPr>
              <w:rFonts w:ascii="Arial" w:hAnsi="Arial" w:cs="Arial"/>
              <w:sz w:val="24"/>
              <w:szCs w:val="24"/>
            </w:rPr>
          </w:rPrChange>
        </w:rPr>
      </w:pPr>
    </w:p>
    <w:p w:rsidR="0009147F" w:rsidRPr="00DA1FC1" w:rsidRDefault="0009147F" w:rsidP="009746E1">
      <w:pPr>
        <w:spacing w:line="360" w:lineRule="auto"/>
        <w:ind w:firstLine="709"/>
        <w:jc w:val="both"/>
        <w:rPr>
          <w:rFonts w:ascii="Arial" w:hAnsi="Arial" w:cs="Arial"/>
          <w:sz w:val="24"/>
          <w:szCs w:val="24"/>
          <w:highlight w:val="yellow"/>
          <w:rPrChange w:id="1094" w:author="Adam" w:date="2016-11-28T21:02:00Z">
            <w:rPr>
              <w:rFonts w:ascii="Arial" w:hAnsi="Arial" w:cs="Arial"/>
              <w:sz w:val="24"/>
              <w:szCs w:val="24"/>
            </w:rPr>
          </w:rPrChange>
        </w:rPr>
      </w:pPr>
      <w:smartTag w:uri="urn:schemas-microsoft-com:office:smarttags" w:element="metricconverter">
        <w:smartTagPr>
          <w:attr w:name="ProductID" w:val="6 a"/>
        </w:smartTagPr>
        <w:r w:rsidRPr="00DA1FC1">
          <w:rPr>
            <w:rFonts w:ascii="Arial" w:hAnsi="Arial" w:cs="Arial"/>
            <w:sz w:val="24"/>
            <w:szCs w:val="24"/>
            <w:highlight w:val="yellow"/>
            <w:rPrChange w:id="1095" w:author="Adam" w:date="2016-11-28T21:02:00Z">
              <w:rPr>
                <w:rFonts w:ascii="Arial" w:hAnsi="Arial" w:cs="Arial"/>
                <w:sz w:val="24"/>
                <w:szCs w:val="24"/>
              </w:rPr>
            </w:rPrChange>
          </w:rPr>
          <w:t xml:space="preserve">O módulo possui conectores para dois motores com portas para alimentação da placa com tensão de 6 a 35v, corrente máxima para os motores de 2A obtendo uma potência máxima de 25w, fornecendo tensão de saída de 5v quando jumpeado, podendo ser fornecida para alimentação do Arduino e caso não haja fonte de alimentação com mais de 6V podemos alimentar a placa com 5v por esta mesma porta, o acionamento do motor A, quando jumpeado ele será acionado fornecendo uma velocidade máxima que poderá ser controlada na retirada do jumper e assim </w:t>
        </w:r>
        <w:smartTag w:uri="urn:schemas-microsoft-com:office:smarttags" w:element="metricconverter">
          <w:smartTagPr>
            <w:attr w:name="ProductID" w:val="0 a"/>
          </w:smartTagPr>
          <w:r w:rsidRPr="00DA1FC1">
            <w:rPr>
              <w:rFonts w:ascii="Arial" w:hAnsi="Arial" w:cs="Arial"/>
              <w:sz w:val="24"/>
              <w:szCs w:val="24"/>
              <w:highlight w:val="yellow"/>
              <w:rPrChange w:id="1096" w:author="Adam" w:date="2016-11-28T21:02:00Z">
                <w:rPr>
                  <w:rFonts w:ascii="Arial" w:hAnsi="Arial" w:cs="Arial"/>
                  <w:sz w:val="24"/>
                  <w:szCs w:val="24"/>
                </w:rPr>
              </w:rPrChange>
            </w:rPr>
            <w:lastRenderedPageBreak/>
            <w:t xml:space="preserve">alimentando o pino com uma tensão entre 0 a 5v dependendo da velocidade desejada e o mesmo se reflete para o motor B onde IN1 e IN2 são utilizados para controlar o sentido do motor A e IN3 e IN4 são utilizados para controlar o sentido do motor B onde IN1 corresponde as chaves S1 e S3 e IN2 as chaves S3 e S4. Assim controlando o seu sentido e obtendo a seguinte combinação mostrada na figura 16 abaixo. </w:t>
          </w:r>
        </w:smartTag>
      </w:smartTag>
    </w:p>
    <w:p w:rsidR="0009147F" w:rsidRPr="00DA1FC1" w:rsidRDefault="00EC6740" w:rsidP="009746E1">
      <w:pPr>
        <w:jc w:val="center"/>
        <w:rPr>
          <w:rFonts w:ascii="Arial" w:hAnsi="Arial" w:cs="Arial"/>
          <w:sz w:val="24"/>
          <w:szCs w:val="24"/>
          <w:highlight w:val="yellow"/>
          <w:rPrChange w:id="1097" w:author="Adam" w:date="2016-11-28T21:02:00Z">
            <w:rPr>
              <w:rFonts w:ascii="Arial" w:hAnsi="Arial" w:cs="Arial"/>
              <w:sz w:val="24"/>
              <w:szCs w:val="24"/>
            </w:rPr>
          </w:rPrChange>
        </w:rPr>
      </w:pPr>
      <w:r w:rsidRPr="00DA1FC1">
        <w:rPr>
          <w:noProof/>
          <w:highlight w:val="yellow"/>
          <w:lang w:eastAsia="pt-BR"/>
          <w:rPrChange w:id="1098" w:author="Adam" w:date="2016-11-28T21:02:00Z">
            <w:rPr>
              <w:noProof/>
              <w:lang w:eastAsia="pt-BR"/>
            </w:rPr>
          </w:rPrChange>
        </w:rPr>
        <w:drawing>
          <wp:inline distT="0" distB="0" distL="0" distR="0">
            <wp:extent cx="2329815" cy="123253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9815" cy="1232535"/>
                    </a:xfrm>
                    <a:prstGeom prst="rect">
                      <a:avLst/>
                    </a:prstGeom>
                    <a:noFill/>
                    <a:ln>
                      <a:noFill/>
                    </a:ln>
                  </pic:spPr>
                </pic:pic>
              </a:graphicData>
            </a:graphic>
          </wp:inline>
        </w:drawing>
      </w:r>
    </w:p>
    <w:p w:rsidR="0009147F" w:rsidRPr="00DA1FC1" w:rsidRDefault="0009147F" w:rsidP="009746E1">
      <w:pPr>
        <w:pStyle w:val="SemEspaamento"/>
        <w:jc w:val="center"/>
        <w:rPr>
          <w:rFonts w:ascii="Arial" w:hAnsi="Arial" w:cs="Arial"/>
          <w:sz w:val="20"/>
          <w:szCs w:val="20"/>
          <w:highlight w:val="yellow"/>
          <w:rPrChange w:id="1099" w:author="Adam" w:date="2016-11-28T21:02:00Z">
            <w:rPr>
              <w:rFonts w:ascii="Arial" w:hAnsi="Arial" w:cs="Arial"/>
              <w:sz w:val="20"/>
              <w:szCs w:val="20"/>
            </w:rPr>
          </w:rPrChange>
        </w:rPr>
      </w:pPr>
      <w:r w:rsidRPr="00DA1FC1">
        <w:rPr>
          <w:rFonts w:ascii="Arial" w:hAnsi="Arial" w:cs="Arial"/>
          <w:sz w:val="20"/>
          <w:szCs w:val="20"/>
          <w:highlight w:val="yellow"/>
          <w:rPrChange w:id="1100" w:author="Adam" w:date="2016-11-28T21:02:00Z">
            <w:rPr>
              <w:rFonts w:ascii="Arial" w:hAnsi="Arial" w:cs="Arial"/>
              <w:sz w:val="20"/>
              <w:szCs w:val="20"/>
            </w:rPr>
          </w:rPrChange>
        </w:rPr>
        <w:t>Figura 16: Combinações</w:t>
      </w:r>
    </w:p>
    <w:p w:rsidR="0009147F" w:rsidRPr="00DA1FC1" w:rsidRDefault="0009147F" w:rsidP="009746E1">
      <w:pPr>
        <w:pStyle w:val="SemEspaamento"/>
        <w:jc w:val="center"/>
        <w:rPr>
          <w:rFonts w:ascii="Arial" w:hAnsi="Arial" w:cs="Arial"/>
          <w:sz w:val="20"/>
          <w:szCs w:val="20"/>
          <w:highlight w:val="yellow"/>
          <w:rPrChange w:id="1101" w:author="Adam" w:date="2016-11-28T21:02:00Z">
            <w:rPr>
              <w:rFonts w:ascii="Arial" w:hAnsi="Arial" w:cs="Arial"/>
              <w:sz w:val="20"/>
              <w:szCs w:val="20"/>
            </w:rPr>
          </w:rPrChange>
        </w:rPr>
      </w:pPr>
      <w:r w:rsidRPr="00DA1FC1">
        <w:rPr>
          <w:rFonts w:ascii="Arial" w:hAnsi="Arial" w:cs="Arial"/>
          <w:sz w:val="20"/>
          <w:szCs w:val="20"/>
          <w:highlight w:val="yellow"/>
          <w:rPrChange w:id="1102" w:author="Adam" w:date="2016-11-28T21:02:00Z">
            <w:rPr>
              <w:rFonts w:ascii="Arial" w:hAnsi="Arial" w:cs="Arial"/>
              <w:sz w:val="20"/>
              <w:szCs w:val="20"/>
            </w:rPr>
          </w:rPrChange>
        </w:rPr>
        <w:t xml:space="preserve">(fonte: </w:t>
      </w:r>
      <w:r w:rsidR="00E44D2F" w:rsidRPr="00DA1FC1">
        <w:rPr>
          <w:highlight w:val="yellow"/>
          <w:rPrChange w:id="1103" w:author="Adam" w:date="2016-11-28T21:02:00Z">
            <w:rPr/>
          </w:rPrChange>
        </w:rPr>
        <w:fldChar w:fldCharType="begin"/>
      </w:r>
      <w:r w:rsidR="00E44D2F" w:rsidRPr="00DA1FC1">
        <w:rPr>
          <w:highlight w:val="yellow"/>
          <w:rPrChange w:id="1104" w:author="Adam" w:date="2016-11-28T21:02:00Z">
            <w:rPr/>
          </w:rPrChange>
        </w:rPr>
        <w:instrText xml:space="preserve"> HYPERLINK "http://blog.vidadesilicio.com.br/arduino/modulo-ponte-h-l298n-arduino/" </w:instrText>
      </w:r>
      <w:r w:rsidR="00E44D2F" w:rsidRPr="00DA1FC1">
        <w:rPr>
          <w:highlight w:val="yellow"/>
          <w:rPrChange w:id="1105" w:author="Adam" w:date="2016-11-28T21:02:00Z">
            <w:rPr/>
          </w:rPrChange>
        </w:rPr>
        <w:fldChar w:fldCharType="separate"/>
      </w:r>
      <w:r w:rsidRPr="00DA1FC1">
        <w:rPr>
          <w:rStyle w:val="Hyperlink"/>
          <w:rFonts w:ascii="Arial" w:hAnsi="Arial" w:cs="Arial"/>
          <w:sz w:val="20"/>
          <w:szCs w:val="20"/>
          <w:highlight w:val="yellow"/>
          <w:rPrChange w:id="1106" w:author="Adam" w:date="2016-11-28T21:02:00Z">
            <w:rPr>
              <w:rStyle w:val="Hyperlink"/>
              <w:rFonts w:ascii="Arial" w:hAnsi="Arial" w:cs="Arial"/>
              <w:sz w:val="20"/>
              <w:szCs w:val="20"/>
            </w:rPr>
          </w:rPrChange>
        </w:rPr>
        <w:t>http://blog.vidadesilicio.com.br/arduino/modulo-ponte-h-l298n-arduino/</w:t>
      </w:r>
      <w:r w:rsidR="00E44D2F" w:rsidRPr="00DA1FC1">
        <w:rPr>
          <w:rStyle w:val="Hyperlink"/>
          <w:rFonts w:ascii="Arial" w:hAnsi="Arial" w:cs="Arial"/>
          <w:sz w:val="20"/>
          <w:szCs w:val="20"/>
          <w:highlight w:val="yellow"/>
          <w:rPrChange w:id="1107" w:author="Adam" w:date="2016-11-28T21:02:00Z">
            <w:rPr>
              <w:rStyle w:val="Hyperlink"/>
              <w:rFonts w:ascii="Arial" w:hAnsi="Arial" w:cs="Arial"/>
              <w:sz w:val="20"/>
              <w:szCs w:val="20"/>
            </w:rPr>
          </w:rPrChange>
        </w:rPr>
        <w:fldChar w:fldCharType="end"/>
      </w:r>
      <w:r w:rsidRPr="00DA1FC1">
        <w:rPr>
          <w:rFonts w:ascii="Arial" w:hAnsi="Arial" w:cs="Arial"/>
          <w:sz w:val="20"/>
          <w:szCs w:val="20"/>
          <w:highlight w:val="yellow"/>
          <w:rPrChange w:id="1108" w:author="Adam" w:date="2016-11-28T21:02:00Z">
            <w:rPr>
              <w:rFonts w:ascii="Arial" w:hAnsi="Arial" w:cs="Arial"/>
              <w:sz w:val="20"/>
              <w:szCs w:val="20"/>
            </w:rPr>
          </w:rPrChange>
        </w:rPr>
        <w:t xml:space="preserve"> acessado em 10/2016)</w:t>
      </w:r>
    </w:p>
    <w:p w:rsidR="0009147F" w:rsidRPr="00DA1FC1" w:rsidRDefault="0009147F" w:rsidP="00F81B53">
      <w:pPr>
        <w:pStyle w:val="Ttulo2"/>
        <w:spacing w:line="360" w:lineRule="auto"/>
        <w:jc w:val="both"/>
        <w:rPr>
          <w:rFonts w:ascii="Arial" w:hAnsi="Arial" w:cs="Arial"/>
          <w:color w:val="auto"/>
          <w:sz w:val="24"/>
          <w:szCs w:val="24"/>
          <w:highlight w:val="yellow"/>
          <w:lang w:eastAsia="pt-BR"/>
          <w:rPrChange w:id="1109" w:author="Adam" w:date="2016-11-28T21:02:00Z">
            <w:rPr>
              <w:rFonts w:ascii="Arial" w:hAnsi="Arial" w:cs="Arial"/>
              <w:color w:val="auto"/>
              <w:sz w:val="24"/>
              <w:szCs w:val="24"/>
              <w:lang w:eastAsia="pt-BR"/>
            </w:rPr>
          </w:rPrChange>
        </w:rPr>
      </w:pPr>
      <w:bookmarkStart w:id="1110" w:name="_Toc466010562"/>
      <w:bookmarkStart w:id="1111" w:name="_Toc466021412"/>
      <w:r w:rsidRPr="00DA1FC1">
        <w:rPr>
          <w:rFonts w:ascii="Arial" w:hAnsi="Arial" w:cs="Arial"/>
          <w:color w:val="auto"/>
          <w:sz w:val="24"/>
          <w:szCs w:val="24"/>
          <w:highlight w:val="yellow"/>
          <w:lang w:eastAsia="pt-BR"/>
          <w:rPrChange w:id="1112" w:author="Adam" w:date="2016-11-28T21:02:00Z">
            <w:rPr>
              <w:rFonts w:ascii="Arial" w:hAnsi="Arial" w:cs="Arial"/>
              <w:color w:val="auto"/>
              <w:sz w:val="24"/>
              <w:szCs w:val="24"/>
              <w:lang w:eastAsia="pt-BR"/>
            </w:rPr>
          </w:rPrChange>
        </w:rPr>
        <w:t>2.7</w:t>
      </w:r>
      <w:r w:rsidRPr="00DA1FC1">
        <w:rPr>
          <w:rFonts w:ascii="Arial" w:hAnsi="Arial" w:cs="Arial"/>
          <w:color w:val="auto"/>
          <w:sz w:val="24"/>
          <w:szCs w:val="24"/>
          <w:highlight w:val="yellow"/>
          <w:lang w:eastAsia="pt-BR"/>
          <w:rPrChange w:id="1113" w:author="Adam" w:date="2016-11-28T21:02:00Z">
            <w:rPr>
              <w:rFonts w:ascii="Arial" w:hAnsi="Arial" w:cs="Arial"/>
              <w:color w:val="auto"/>
              <w:sz w:val="24"/>
              <w:szCs w:val="24"/>
              <w:lang w:eastAsia="pt-BR"/>
            </w:rPr>
          </w:rPrChange>
        </w:rPr>
        <w:tab/>
        <w:t>Sensores</w:t>
      </w:r>
      <w:bookmarkEnd w:id="885"/>
      <w:bookmarkEnd w:id="1110"/>
      <w:bookmarkEnd w:id="1111"/>
    </w:p>
    <w:p w:rsidR="0009147F" w:rsidRPr="00DA1FC1" w:rsidRDefault="0009147F" w:rsidP="00F87D68">
      <w:pPr>
        <w:pStyle w:val="Ttulo2"/>
        <w:spacing w:line="360" w:lineRule="auto"/>
        <w:ind w:firstLine="708"/>
        <w:jc w:val="both"/>
        <w:rPr>
          <w:rFonts w:ascii="Arial" w:hAnsi="Arial" w:cs="Arial"/>
          <w:color w:val="auto"/>
          <w:sz w:val="24"/>
          <w:szCs w:val="24"/>
          <w:highlight w:val="yellow"/>
          <w:lang w:eastAsia="pt-BR"/>
          <w:rPrChange w:id="1114" w:author="Adam" w:date="2016-11-28T21:02:00Z">
            <w:rPr>
              <w:rFonts w:ascii="Arial" w:hAnsi="Arial" w:cs="Arial"/>
              <w:color w:val="auto"/>
              <w:sz w:val="24"/>
              <w:szCs w:val="24"/>
              <w:lang w:eastAsia="pt-BR"/>
            </w:rPr>
          </w:rPrChange>
        </w:rPr>
      </w:pPr>
      <w:bookmarkStart w:id="1115" w:name="_Toc463899403"/>
    </w:p>
    <w:p w:rsidR="0009147F" w:rsidRPr="002B2F4D" w:rsidRDefault="0009147F" w:rsidP="00F87D68">
      <w:pPr>
        <w:pStyle w:val="Ttulo2"/>
        <w:spacing w:line="360" w:lineRule="auto"/>
        <w:ind w:firstLine="708"/>
        <w:jc w:val="both"/>
        <w:rPr>
          <w:rFonts w:ascii="Arial" w:hAnsi="Arial" w:cs="Arial"/>
          <w:color w:val="auto"/>
          <w:sz w:val="24"/>
          <w:szCs w:val="24"/>
          <w:lang w:eastAsia="pt-BR"/>
        </w:rPr>
      </w:pPr>
      <w:bookmarkStart w:id="1116" w:name="_Toc466010328"/>
      <w:bookmarkStart w:id="1117" w:name="_Toc466010563"/>
      <w:bookmarkStart w:id="1118" w:name="_Toc466011240"/>
      <w:bookmarkStart w:id="1119" w:name="_Toc466011361"/>
      <w:bookmarkStart w:id="1120" w:name="_Toc466011734"/>
      <w:bookmarkStart w:id="1121" w:name="_Toc466021413"/>
      <w:r w:rsidRPr="00DA1FC1">
        <w:rPr>
          <w:rFonts w:ascii="Arial" w:hAnsi="Arial" w:cs="Arial"/>
          <w:color w:val="auto"/>
          <w:sz w:val="24"/>
          <w:szCs w:val="24"/>
          <w:highlight w:val="yellow"/>
          <w:lang w:eastAsia="pt-BR"/>
          <w:rPrChange w:id="1122" w:author="Adam" w:date="2016-11-28T21:02:00Z">
            <w:rPr>
              <w:rFonts w:ascii="Arial" w:hAnsi="Arial" w:cs="Arial"/>
              <w:color w:val="auto"/>
              <w:sz w:val="24"/>
              <w:szCs w:val="24"/>
              <w:lang w:eastAsia="pt-BR"/>
            </w:rPr>
          </w:rPrChange>
        </w:rPr>
        <w:t>Os sensores são muito úteis e bastante utilizados na realização de projetos seja eles de pequeno ou grande porte. Um dos sensores mais utilizados na mecatrônica é o Micro switch, que apesar de ter o significado de micro interruptor e ser mais conhecido como chave fim de curso é definido como tal, pois tem como função indicar a posição de um objeto.</w:t>
      </w:r>
      <w:bookmarkEnd w:id="1116"/>
      <w:bookmarkEnd w:id="1117"/>
      <w:bookmarkEnd w:id="1118"/>
      <w:bookmarkEnd w:id="1119"/>
      <w:bookmarkEnd w:id="1120"/>
      <w:bookmarkEnd w:id="1121"/>
    </w:p>
    <w:p w:rsidR="0009147F" w:rsidRPr="00764967" w:rsidRDefault="0009147F" w:rsidP="00F87D68">
      <w:pPr>
        <w:rPr>
          <w:lang w:eastAsia="pt-BR"/>
        </w:rPr>
      </w:pPr>
    </w:p>
    <w:p w:rsidR="0009147F" w:rsidRPr="008D32FF" w:rsidRDefault="0009147F" w:rsidP="00F87D68">
      <w:pPr>
        <w:pStyle w:val="Ttulo2"/>
        <w:spacing w:line="360" w:lineRule="auto"/>
        <w:jc w:val="both"/>
        <w:rPr>
          <w:rFonts w:ascii="Arial" w:hAnsi="Arial" w:cs="Arial"/>
          <w:color w:val="auto"/>
          <w:sz w:val="24"/>
          <w:szCs w:val="24"/>
          <w:lang w:eastAsia="pt-BR"/>
        </w:rPr>
      </w:pPr>
      <w:bookmarkStart w:id="1123" w:name="_Toc466010564"/>
      <w:bookmarkStart w:id="1124" w:name="_Toc466021414"/>
      <w:r w:rsidRPr="008D32FF">
        <w:rPr>
          <w:rFonts w:ascii="Arial" w:hAnsi="Arial" w:cs="Arial"/>
          <w:color w:val="auto"/>
          <w:sz w:val="24"/>
          <w:szCs w:val="24"/>
          <w:lang w:eastAsia="pt-BR"/>
        </w:rPr>
        <w:t>2.7.1</w:t>
      </w:r>
      <w:r w:rsidRPr="008D32FF">
        <w:rPr>
          <w:rFonts w:ascii="Arial" w:hAnsi="Arial" w:cs="Arial"/>
          <w:color w:val="auto"/>
          <w:sz w:val="24"/>
          <w:szCs w:val="24"/>
          <w:lang w:eastAsia="pt-BR"/>
        </w:rPr>
        <w:tab/>
        <w:t>Características do micro switch</w:t>
      </w:r>
      <w:bookmarkEnd w:id="1123"/>
      <w:bookmarkEnd w:id="1124"/>
    </w:p>
    <w:p w:rsidR="0009147F" w:rsidRPr="00764967" w:rsidRDefault="0009147F" w:rsidP="00F87D68">
      <w:pPr>
        <w:rPr>
          <w:lang w:eastAsia="pt-BR"/>
        </w:rPr>
      </w:pPr>
    </w:p>
    <w:p w:rsidR="0009147F" w:rsidRPr="002B2F4D" w:rsidRDefault="0009147F" w:rsidP="00F97414">
      <w:pPr>
        <w:spacing w:line="360" w:lineRule="auto"/>
        <w:jc w:val="both"/>
        <w:rPr>
          <w:rFonts w:ascii="Arial" w:hAnsi="Arial" w:cs="Arial"/>
          <w:sz w:val="24"/>
          <w:szCs w:val="24"/>
          <w:lang w:eastAsia="pt-BR"/>
        </w:rPr>
      </w:pPr>
      <w:r>
        <w:rPr>
          <w:lang w:eastAsia="pt-BR"/>
        </w:rPr>
        <w:tab/>
      </w:r>
      <w:r w:rsidRPr="002B2F4D">
        <w:rPr>
          <w:rFonts w:ascii="Arial" w:hAnsi="Arial" w:cs="Arial"/>
          <w:sz w:val="24"/>
          <w:szCs w:val="24"/>
          <w:lang w:eastAsia="pt-BR"/>
        </w:rPr>
        <w:t>Seu funcionamento é basicamente semelhante á um interruptor, possui um comutador elétrico que quando acionada mecanicamente sua haste atua no circuito interrompendo ou estabelecendo corrente, ou apenas enviando um sinal para um controlador.</w:t>
      </w:r>
    </w:p>
    <w:p w:rsidR="0009147F" w:rsidRPr="002B2F4D" w:rsidRDefault="0009147F" w:rsidP="00F97414">
      <w:pPr>
        <w:spacing w:line="360" w:lineRule="auto"/>
        <w:jc w:val="both"/>
        <w:rPr>
          <w:rFonts w:ascii="Arial" w:hAnsi="Arial" w:cs="Arial"/>
          <w:sz w:val="24"/>
          <w:szCs w:val="24"/>
          <w:lang w:eastAsia="pt-BR"/>
        </w:rPr>
      </w:pPr>
      <w:r w:rsidRPr="002B2F4D">
        <w:rPr>
          <w:rFonts w:ascii="Arial" w:hAnsi="Arial" w:cs="Arial"/>
          <w:sz w:val="24"/>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ascii="Arial" w:hAnsi="Arial" w:cs="Arial"/>
          <w:sz w:val="24"/>
          <w:szCs w:val="24"/>
          <w:lang w:eastAsia="pt-BR"/>
        </w:rPr>
        <w:t xml:space="preserve">(NF) ou aberto (NA) de acordo com JACQUES (2015) </w:t>
      </w:r>
      <w:r>
        <w:rPr>
          <w:rFonts w:ascii="Arial" w:hAnsi="Arial" w:cs="Arial"/>
          <w:highlight w:val="yellow"/>
        </w:rPr>
        <w:t>[24</w:t>
      </w:r>
      <w:r w:rsidRPr="008C7865">
        <w:rPr>
          <w:rFonts w:ascii="Arial" w:hAnsi="Arial" w:cs="Arial"/>
          <w:highlight w:val="yellow"/>
        </w:rPr>
        <w:t>]</w:t>
      </w:r>
    </w:p>
    <w:p w:rsidR="0009147F" w:rsidRDefault="0009147F" w:rsidP="00F81B53">
      <w:pPr>
        <w:pStyle w:val="Ttulo2"/>
        <w:spacing w:line="360" w:lineRule="auto"/>
        <w:jc w:val="both"/>
        <w:rPr>
          <w:rFonts w:ascii="Arial" w:hAnsi="Arial" w:cs="Arial"/>
          <w:sz w:val="24"/>
          <w:szCs w:val="24"/>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1125" w:name="_Toc466010565"/>
      <w:bookmarkStart w:id="1126" w:name="_Toc466021415"/>
      <w:r w:rsidRPr="008D32FF">
        <w:rPr>
          <w:rFonts w:ascii="Arial" w:hAnsi="Arial" w:cs="Arial"/>
          <w:color w:val="auto"/>
          <w:sz w:val="24"/>
          <w:szCs w:val="24"/>
          <w:lang w:eastAsia="pt-BR"/>
        </w:rPr>
        <w:t>2.8</w:t>
      </w:r>
      <w:r w:rsidRPr="008D32FF">
        <w:rPr>
          <w:rFonts w:ascii="Arial" w:hAnsi="Arial" w:cs="Arial"/>
          <w:color w:val="auto"/>
          <w:sz w:val="24"/>
          <w:szCs w:val="24"/>
          <w:lang w:eastAsia="pt-BR"/>
        </w:rPr>
        <w:tab/>
        <w:t>Botoeiras</w:t>
      </w:r>
      <w:bookmarkEnd w:id="1115"/>
      <w:bookmarkEnd w:id="1125"/>
      <w:bookmarkEnd w:id="1126"/>
    </w:p>
    <w:p w:rsidR="0009147F" w:rsidRPr="00197A83" w:rsidRDefault="0009147F" w:rsidP="00197A83">
      <w:pPr>
        <w:rPr>
          <w:lang w:eastAsia="pt-BR"/>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 xml:space="preserve">Segundo GOMES (2016) </w:t>
      </w:r>
      <w:r w:rsidRPr="007623B4">
        <w:rPr>
          <w:rFonts w:ascii="Arial" w:hAnsi="Arial" w:cs="Arial"/>
          <w:sz w:val="24"/>
          <w:szCs w:val="24"/>
          <w:highlight w:val="yellow"/>
        </w:rPr>
        <w:t>[25]</w:t>
      </w:r>
      <w:r>
        <w:rPr>
          <w:rFonts w:ascii="Arial" w:hAnsi="Arial" w:cs="Arial"/>
          <w:sz w:val="24"/>
          <w:szCs w:val="24"/>
        </w:rPr>
        <w:t xml:space="preserve"> também </w:t>
      </w:r>
      <w:r w:rsidRPr="00851D58">
        <w:rPr>
          <w:rFonts w:ascii="Arial" w:hAnsi="Arial" w:cs="Arial"/>
          <w:sz w:val="24"/>
          <w:szCs w:val="24"/>
        </w:rPr>
        <w:t>chamada</w:t>
      </w:r>
      <w:r>
        <w:rPr>
          <w:rFonts w:ascii="Arial" w:hAnsi="Arial" w:cs="Arial"/>
          <w:sz w:val="24"/>
          <w:szCs w:val="24"/>
        </w:rPr>
        <w:t>s</w:t>
      </w:r>
      <w:r w:rsidRPr="00851D58">
        <w:rPr>
          <w:rFonts w:ascii="Arial" w:hAnsi="Arial" w:cs="Arial"/>
          <w:sz w:val="24"/>
          <w:szCs w:val="24"/>
        </w:rPr>
        <w:t xml:space="preserve"> de chaves manuais, são componentes de comandos esua característica construtiva é constituída por contatos </w:t>
      </w:r>
      <w:r>
        <w:rPr>
          <w:rFonts w:ascii="Arial" w:hAnsi="Arial" w:cs="Arial"/>
          <w:sz w:val="24"/>
          <w:szCs w:val="24"/>
        </w:rPr>
        <w:t>normal</w:t>
      </w:r>
      <w:r w:rsidRPr="00851D58">
        <w:rPr>
          <w:rFonts w:ascii="Arial" w:hAnsi="Arial" w:cs="Arial"/>
          <w:sz w:val="24"/>
          <w:szCs w:val="24"/>
        </w:rPr>
        <w:t xml:space="preserve"> aberto e normal fechado, tem função de energizar ou extenuar o circuito</w:t>
      </w:r>
      <w:r>
        <w:rPr>
          <w:rFonts w:ascii="Arial" w:hAnsi="Arial" w:cs="Arial"/>
          <w:sz w:val="24"/>
          <w:szCs w:val="24"/>
        </w:rPr>
        <w:t>,</w:t>
      </w:r>
      <w:r w:rsidRPr="00851D58">
        <w:rPr>
          <w:rFonts w:ascii="Arial" w:hAnsi="Arial" w:cs="Arial"/>
          <w:sz w:val="24"/>
          <w:szCs w:val="24"/>
        </w:rPr>
        <w:t xml:space="preserve"> elas podem mudar em relação a modelos e cores.</w:t>
      </w:r>
    </w:p>
    <w:p w:rsidR="0009147F" w:rsidRDefault="0009147F" w:rsidP="00197A83">
      <w:pPr>
        <w:spacing w:line="360" w:lineRule="auto"/>
        <w:ind w:firstLine="709"/>
        <w:jc w:val="both"/>
        <w:rPr>
          <w:rFonts w:ascii="Arial" w:hAnsi="Arial" w:cs="Arial"/>
          <w:sz w:val="24"/>
          <w:szCs w:val="24"/>
        </w:rPr>
      </w:pP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1127" w:name="_Toc466010566"/>
      <w:bookmarkStart w:id="1128" w:name="_Toc466021416"/>
      <w:r w:rsidRPr="008D32FF">
        <w:rPr>
          <w:rFonts w:ascii="Arial" w:hAnsi="Arial" w:cs="Arial"/>
          <w:color w:val="auto"/>
          <w:sz w:val="24"/>
          <w:szCs w:val="24"/>
          <w:lang w:eastAsia="pt-BR"/>
        </w:rPr>
        <w:t>2.8.1</w:t>
      </w:r>
      <w:r w:rsidRPr="008D32FF">
        <w:rPr>
          <w:rFonts w:ascii="Arial" w:hAnsi="Arial" w:cs="Arial"/>
          <w:color w:val="auto"/>
          <w:sz w:val="24"/>
          <w:szCs w:val="24"/>
          <w:lang w:eastAsia="pt-BR"/>
        </w:rPr>
        <w:tab/>
        <w:t>Botoeiras Pulsadoras</w:t>
      </w:r>
      <w:bookmarkEnd w:id="1127"/>
      <w:bookmarkEnd w:id="1128"/>
    </w:p>
    <w:p w:rsidR="0009147F" w:rsidRDefault="0009147F" w:rsidP="00197A83">
      <w:pPr>
        <w:ind w:firstLine="708"/>
        <w:rPr>
          <w:rFonts w:ascii="Arial" w:hAnsi="Arial" w:cs="Arial"/>
          <w:sz w:val="24"/>
          <w:szCs w:val="24"/>
        </w:rPr>
      </w:pPr>
    </w:p>
    <w:p w:rsidR="0009147F" w:rsidRDefault="0009147F" w:rsidP="00197A83">
      <w:pPr>
        <w:spacing w:line="360" w:lineRule="auto"/>
        <w:ind w:firstLine="709"/>
        <w:jc w:val="both"/>
        <w:rPr>
          <w:rFonts w:ascii="Arial" w:hAnsi="Arial" w:cs="Arial"/>
          <w:sz w:val="24"/>
          <w:szCs w:val="24"/>
        </w:rPr>
      </w:pPr>
      <w:r>
        <w:rPr>
          <w:rFonts w:ascii="Arial" w:hAnsi="Arial" w:cs="Arial"/>
          <w:sz w:val="24"/>
          <w:szCs w:val="24"/>
        </w:rPr>
        <w:t>Sua estrutura é composta por um contato normal fechado, sendo sua posição de repouso, e um contato normal aberto, quando o botão é acionado seus contatos se invertem e quando desacionado volta ao estado inicial por impulso de uma mola.</w:t>
      </w: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1129" w:name="_Toc466010567"/>
      <w:bookmarkStart w:id="1130" w:name="_Toc466021417"/>
      <w:r w:rsidRPr="008D32FF">
        <w:rPr>
          <w:rFonts w:ascii="Arial" w:hAnsi="Arial" w:cs="Arial"/>
          <w:color w:val="auto"/>
          <w:sz w:val="24"/>
          <w:szCs w:val="24"/>
          <w:lang w:eastAsia="pt-BR"/>
        </w:rPr>
        <w:t>2.8.</w:t>
      </w:r>
      <w:r>
        <w:rPr>
          <w:rFonts w:ascii="Arial" w:hAnsi="Arial" w:cs="Arial"/>
          <w:color w:val="auto"/>
          <w:sz w:val="24"/>
          <w:szCs w:val="24"/>
          <w:lang w:eastAsia="pt-BR"/>
        </w:rPr>
        <w:t>2</w:t>
      </w:r>
      <w:r w:rsidRPr="008D32FF">
        <w:rPr>
          <w:rFonts w:ascii="Arial" w:hAnsi="Arial" w:cs="Arial"/>
          <w:color w:val="auto"/>
          <w:sz w:val="24"/>
          <w:szCs w:val="24"/>
          <w:lang w:eastAsia="pt-BR"/>
        </w:rPr>
        <w:tab/>
        <w:t>Botoeiras com trava</w:t>
      </w:r>
      <w:bookmarkEnd w:id="1129"/>
      <w:bookmarkEnd w:id="1130"/>
    </w:p>
    <w:p w:rsidR="0009147F" w:rsidRDefault="0009147F" w:rsidP="00197A83">
      <w:pPr>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spacing w:line="360" w:lineRule="auto"/>
        <w:ind w:firstLine="708"/>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Essas botoeiras podem ser também usadas como </w:t>
      </w:r>
      <w:r w:rsidRPr="007623B4">
        <w:rPr>
          <w:rFonts w:ascii="Arial" w:hAnsi="Arial" w:cs="Arial"/>
          <w:color w:val="222222"/>
          <w:sz w:val="24"/>
          <w:szCs w:val="24"/>
          <w:shd w:val="clear" w:color="auto" w:fill="FFFFFF"/>
        </w:rPr>
        <w:t xml:space="preserve">botão de emergência, </w:t>
      </w:r>
      <w:r>
        <w:rPr>
          <w:rFonts w:ascii="Arial" w:hAnsi="Arial" w:cs="Arial"/>
          <w:color w:val="222222"/>
          <w:sz w:val="24"/>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p>
    <w:p w:rsidR="0009147F" w:rsidRPr="008D32FF" w:rsidRDefault="0009147F" w:rsidP="00197A83">
      <w:pPr>
        <w:pStyle w:val="Ttulo2"/>
        <w:spacing w:line="360" w:lineRule="auto"/>
        <w:jc w:val="both"/>
        <w:rPr>
          <w:rFonts w:ascii="Arial" w:hAnsi="Arial" w:cs="Arial"/>
          <w:color w:val="auto"/>
          <w:sz w:val="24"/>
          <w:szCs w:val="24"/>
          <w:lang w:eastAsia="pt-BR"/>
        </w:rPr>
      </w:pPr>
      <w:bookmarkStart w:id="1131" w:name="_Toc466010568"/>
      <w:bookmarkStart w:id="1132" w:name="_Toc466021418"/>
      <w:r w:rsidRPr="008D32FF">
        <w:rPr>
          <w:rFonts w:ascii="Arial" w:hAnsi="Arial" w:cs="Arial"/>
          <w:color w:val="auto"/>
          <w:sz w:val="24"/>
          <w:szCs w:val="24"/>
          <w:lang w:eastAsia="pt-BR"/>
        </w:rPr>
        <w:t>2.</w:t>
      </w:r>
      <w:r>
        <w:rPr>
          <w:rFonts w:ascii="Arial" w:hAnsi="Arial" w:cs="Arial"/>
          <w:color w:val="auto"/>
          <w:sz w:val="24"/>
          <w:szCs w:val="24"/>
          <w:lang w:eastAsia="pt-BR"/>
        </w:rPr>
        <w:t>8.3</w:t>
      </w:r>
      <w:r w:rsidRPr="008D32FF">
        <w:rPr>
          <w:rFonts w:ascii="Arial" w:hAnsi="Arial" w:cs="Arial"/>
          <w:color w:val="auto"/>
          <w:sz w:val="24"/>
          <w:szCs w:val="24"/>
          <w:lang w:eastAsia="pt-BR"/>
        </w:rPr>
        <w:tab/>
        <w:t>Chave Seletora</w:t>
      </w:r>
      <w:bookmarkEnd w:id="1131"/>
      <w:bookmarkEnd w:id="1132"/>
    </w:p>
    <w:p w:rsidR="0009147F" w:rsidRDefault="0009147F" w:rsidP="00197A83">
      <w:pPr>
        <w:spacing w:line="360" w:lineRule="auto"/>
        <w:jc w:val="both"/>
        <w:rPr>
          <w:rFonts w:ascii="Arial" w:hAnsi="Arial" w:cs="Arial"/>
          <w:color w:val="222222"/>
          <w:sz w:val="24"/>
          <w:szCs w:val="24"/>
          <w:shd w:val="clear" w:color="auto" w:fill="FFFFFF"/>
        </w:rPr>
      </w:pPr>
    </w:p>
    <w:p w:rsidR="0009147F" w:rsidRDefault="0009147F" w:rsidP="00197A83">
      <w:pPr>
        <w:spacing w:line="360" w:lineRule="auto"/>
        <w:ind w:firstLine="709"/>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Pode ser também chamada de contato paralelo, chaves rotacionais ou chaves comutadoras, apresentam no mínimo duas posições sua estrutura é constituída por um contato normal fechado e um contato normal aberto em suas partes superiores e </w:t>
      </w:r>
      <w:r>
        <w:rPr>
          <w:rFonts w:ascii="Arial" w:hAnsi="Arial" w:cs="Arial"/>
          <w:color w:val="222222"/>
          <w:sz w:val="24"/>
          <w:szCs w:val="24"/>
          <w:shd w:val="clear" w:color="auto" w:fill="FFFFFF"/>
        </w:rPr>
        <w:lastRenderedPageBreak/>
        <w:t>inferiores, possuem funções idênticas a das botoeiras, permitem selecionar várias combinações elétricas em seu processo.</w:t>
      </w: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Default="0009147F" w:rsidP="00197A83">
      <w:pPr>
        <w:rPr>
          <w:lang w:eastAsia="pt-BR"/>
        </w:rPr>
      </w:pPr>
    </w:p>
    <w:p w:rsidR="0009147F" w:rsidRPr="00197A83" w:rsidRDefault="0009147F" w:rsidP="00197A83">
      <w:pPr>
        <w:rPr>
          <w:lang w:eastAsia="pt-BR"/>
        </w:rPr>
      </w:pPr>
    </w:p>
    <w:p w:rsidR="0009147F" w:rsidRDefault="0009147F" w:rsidP="00F81B53">
      <w:pPr>
        <w:pStyle w:val="Ttulo1"/>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3</w:t>
      </w:r>
      <w:r>
        <w:rPr>
          <w:rFonts w:ascii="Arial" w:hAnsi="Arial" w:cs="Arial"/>
          <w:color w:val="000000"/>
          <w:sz w:val="24"/>
          <w:szCs w:val="24"/>
          <w:lang w:eastAsia="pt-BR"/>
        </w:rPr>
        <w:tab/>
      </w:r>
      <w:bookmarkStart w:id="1133" w:name="_Toc463898439"/>
      <w:bookmarkStart w:id="1134" w:name="_Toc463899405"/>
      <w:bookmarkStart w:id="1135" w:name="_Toc466010569"/>
      <w:bookmarkStart w:id="1136" w:name="_Toc466021419"/>
      <w:r>
        <w:rPr>
          <w:rFonts w:ascii="Arial" w:hAnsi="Arial" w:cs="Arial"/>
          <w:color w:val="000000"/>
          <w:sz w:val="24"/>
          <w:szCs w:val="24"/>
          <w:lang w:eastAsia="pt-BR"/>
        </w:rPr>
        <w:t>PROJETO DO ELEVADOR</w:t>
      </w:r>
      <w:bookmarkEnd w:id="1133"/>
      <w:bookmarkEnd w:id="1134"/>
      <w:bookmarkEnd w:id="1135"/>
      <w:bookmarkEnd w:id="1136"/>
    </w:p>
    <w:p w:rsidR="00E55D38" w:rsidRDefault="00E55D38" w:rsidP="00E55D38">
      <w:pPr>
        <w:rPr>
          <w:lang w:eastAsia="pt-BR"/>
        </w:rPr>
      </w:pPr>
    </w:p>
    <w:p w:rsidR="00E55D38" w:rsidRDefault="00E55D38" w:rsidP="00E55D38">
      <w:pPr>
        <w:spacing w:line="360" w:lineRule="auto"/>
        <w:ind w:firstLine="708"/>
        <w:jc w:val="both"/>
        <w:rPr>
          <w:rFonts w:ascii="Arial" w:hAnsi="Arial" w:cs="Arial"/>
          <w:sz w:val="24"/>
          <w:szCs w:val="24"/>
        </w:rPr>
      </w:pPr>
      <w:r>
        <w:rPr>
          <w:rFonts w:ascii="Arial" w:hAnsi="Arial" w:cs="Arial"/>
          <w:sz w:val="24"/>
          <w:szCs w:val="24"/>
        </w:rPr>
        <w:t>Neste capítulo realizou-se o estudo de caso, descrevendo a estruturação do Elevador.</w:t>
      </w:r>
    </w:p>
    <w:p w:rsidR="00E55D38" w:rsidRPr="00E55D38" w:rsidRDefault="00E55D38" w:rsidP="00E55D38">
      <w:pPr>
        <w:rPr>
          <w:lang w:eastAsia="pt-BR"/>
        </w:rPr>
      </w:pPr>
    </w:p>
    <w:p w:rsidR="0009147F" w:rsidRDefault="0009147F" w:rsidP="00F81B53">
      <w:pPr>
        <w:pStyle w:val="Ttulo2"/>
        <w:spacing w:line="360" w:lineRule="auto"/>
        <w:jc w:val="both"/>
        <w:rPr>
          <w:rFonts w:ascii="Arial" w:hAnsi="Arial" w:cs="Arial"/>
          <w:sz w:val="24"/>
          <w:szCs w:val="24"/>
          <w:lang w:eastAsia="pt-BR"/>
        </w:rPr>
      </w:pPr>
      <w:bookmarkStart w:id="1137" w:name="_Toc463899406"/>
    </w:p>
    <w:p w:rsidR="0009147F" w:rsidRPr="008D32FF" w:rsidRDefault="0009147F" w:rsidP="00F81B53">
      <w:pPr>
        <w:pStyle w:val="Ttulo2"/>
        <w:spacing w:line="360" w:lineRule="auto"/>
        <w:jc w:val="both"/>
        <w:rPr>
          <w:rFonts w:ascii="Arial" w:hAnsi="Arial" w:cs="Arial"/>
          <w:color w:val="auto"/>
          <w:sz w:val="24"/>
          <w:szCs w:val="24"/>
          <w:lang w:eastAsia="pt-BR"/>
        </w:rPr>
      </w:pPr>
      <w:bookmarkStart w:id="1138" w:name="_Toc466010570"/>
      <w:bookmarkStart w:id="1139" w:name="_Toc466021420"/>
      <w:r w:rsidRPr="008D32FF">
        <w:rPr>
          <w:rFonts w:ascii="Arial" w:hAnsi="Arial" w:cs="Arial"/>
          <w:color w:val="auto"/>
          <w:sz w:val="24"/>
          <w:szCs w:val="24"/>
          <w:lang w:eastAsia="pt-BR"/>
        </w:rPr>
        <w:t>3.1</w:t>
      </w:r>
      <w:r w:rsidRPr="008D32FF">
        <w:rPr>
          <w:rFonts w:ascii="Arial" w:hAnsi="Arial" w:cs="Arial"/>
          <w:color w:val="auto"/>
          <w:sz w:val="24"/>
          <w:szCs w:val="24"/>
          <w:lang w:eastAsia="pt-BR"/>
        </w:rPr>
        <w:tab/>
        <w:t>Estrutura Geral</w:t>
      </w:r>
      <w:bookmarkEnd w:id="1137"/>
      <w:bookmarkEnd w:id="1138"/>
      <w:bookmarkEnd w:id="1139"/>
    </w:p>
    <w:p w:rsidR="0009147F" w:rsidRPr="008D32FF" w:rsidRDefault="0009147F" w:rsidP="00F81B53">
      <w:pPr>
        <w:pStyle w:val="Ttulo3"/>
        <w:spacing w:line="360" w:lineRule="auto"/>
        <w:jc w:val="both"/>
        <w:rPr>
          <w:rFonts w:ascii="Arial" w:hAnsi="Arial" w:cs="Arial"/>
          <w:color w:val="auto"/>
          <w:lang w:eastAsia="pt-BR"/>
        </w:rPr>
      </w:pPr>
      <w:bookmarkStart w:id="1140" w:name="_Toc463899407"/>
    </w:p>
    <w:p w:rsidR="0009147F" w:rsidRPr="008D32FF" w:rsidRDefault="0009147F" w:rsidP="00F81B53">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1141" w:name="_Toc466010336"/>
      <w:bookmarkStart w:id="1142" w:name="_Toc466010571"/>
      <w:bookmarkStart w:id="1143" w:name="_Toc466011248"/>
      <w:bookmarkStart w:id="1144" w:name="_Toc466021421"/>
      <w:r w:rsidRPr="008D32FF">
        <w:rPr>
          <w:rFonts w:ascii="Arial" w:hAnsi="Arial" w:cs="Arial"/>
          <w:color w:val="auto"/>
          <w:lang w:eastAsia="pt-BR"/>
        </w:rPr>
        <w:t>Em construção</w:t>
      </w:r>
      <w:bookmarkEnd w:id="1141"/>
      <w:bookmarkEnd w:id="1142"/>
      <w:bookmarkEnd w:id="1143"/>
      <w:bookmarkEnd w:id="1144"/>
    </w:p>
    <w:p w:rsidR="0009147F" w:rsidRPr="008D32FF" w:rsidRDefault="0009147F" w:rsidP="00F81B53">
      <w:pPr>
        <w:pStyle w:val="Ttulo3"/>
        <w:spacing w:line="360" w:lineRule="auto"/>
        <w:jc w:val="both"/>
        <w:rPr>
          <w:rFonts w:ascii="Arial" w:hAnsi="Arial" w:cs="Arial"/>
          <w:color w:val="auto"/>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145" w:name="_Toc466010572"/>
      <w:bookmarkStart w:id="1146" w:name="_Toc466021422"/>
      <w:r w:rsidRPr="008D32FF">
        <w:rPr>
          <w:rFonts w:ascii="Arial" w:hAnsi="Arial" w:cs="Arial"/>
          <w:color w:val="auto"/>
          <w:lang w:eastAsia="pt-BR"/>
        </w:rPr>
        <w:t>3.1.1</w:t>
      </w:r>
      <w:r w:rsidRPr="008D32FF">
        <w:rPr>
          <w:rFonts w:ascii="Arial" w:hAnsi="Arial" w:cs="Arial"/>
          <w:color w:val="auto"/>
          <w:lang w:eastAsia="pt-BR"/>
        </w:rPr>
        <w:tab/>
        <w:t>Máquina de Tração</w:t>
      </w:r>
      <w:bookmarkEnd w:id="1140"/>
      <w:bookmarkEnd w:id="1145"/>
      <w:bookmarkEnd w:id="1146"/>
    </w:p>
    <w:p w:rsidR="0009147F" w:rsidRPr="008D32FF" w:rsidRDefault="0009147F" w:rsidP="008A168F">
      <w:pPr>
        <w:rPr>
          <w:lang w:eastAsia="pt-BR"/>
        </w:rPr>
      </w:pPr>
    </w:p>
    <w:p w:rsidR="0009147F" w:rsidRPr="008D32FF" w:rsidRDefault="0009147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1147" w:name="_Toc466010338"/>
      <w:bookmarkStart w:id="1148" w:name="_Toc466010573"/>
      <w:bookmarkStart w:id="1149" w:name="_Toc466011250"/>
      <w:bookmarkStart w:id="1150" w:name="_Toc466021423"/>
      <w:r w:rsidRPr="008D32FF">
        <w:rPr>
          <w:rFonts w:ascii="Arial" w:hAnsi="Arial" w:cs="Arial"/>
          <w:color w:val="auto"/>
          <w:lang w:eastAsia="pt-BR"/>
        </w:rPr>
        <w:t>Em construção</w:t>
      </w:r>
      <w:bookmarkEnd w:id="1147"/>
      <w:bookmarkEnd w:id="1148"/>
      <w:bookmarkEnd w:id="1149"/>
      <w:bookmarkEnd w:id="1150"/>
    </w:p>
    <w:p w:rsidR="0009147F" w:rsidRPr="008D32FF" w:rsidRDefault="0009147F" w:rsidP="00F81B53">
      <w:pPr>
        <w:pStyle w:val="Ttulo3"/>
        <w:spacing w:line="360" w:lineRule="auto"/>
        <w:jc w:val="both"/>
        <w:rPr>
          <w:rFonts w:ascii="Arial" w:hAnsi="Arial" w:cs="Arial"/>
          <w:color w:val="auto"/>
          <w:lang w:eastAsia="pt-BR"/>
        </w:rPr>
      </w:pPr>
      <w:bookmarkStart w:id="1151" w:name="_Toc463899408"/>
    </w:p>
    <w:p w:rsidR="0009147F" w:rsidRPr="008D32FF" w:rsidRDefault="0009147F" w:rsidP="00F81B53">
      <w:pPr>
        <w:pStyle w:val="Ttulo3"/>
        <w:spacing w:line="360" w:lineRule="auto"/>
        <w:jc w:val="both"/>
        <w:rPr>
          <w:rFonts w:ascii="Arial" w:hAnsi="Arial" w:cs="Arial"/>
          <w:color w:val="auto"/>
          <w:lang w:eastAsia="pt-BR"/>
        </w:rPr>
      </w:pPr>
      <w:bookmarkStart w:id="1152" w:name="_Toc466010574"/>
      <w:bookmarkStart w:id="1153" w:name="_Toc466021424"/>
      <w:r w:rsidRPr="008D32FF">
        <w:rPr>
          <w:rFonts w:ascii="Arial" w:hAnsi="Arial" w:cs="Arial"/>
          <w:color w:val="auto"/>
          <w:lang w:eastAsia="pt-BR"/>
        </w:rPr>
        <w:t>3.1.2</w:t>
      </w:r>
      <w:r w:rsidRPr="008D32FF">
        <w:rPr>
          <w:rFonts w:ascii="Arial" w:hAnsi="Arial" w:cs="Arial"/>
          <w:color w:val="auto"/>
          <w:lang w:eastAsia="pt-BR"/>
        </w:rPr>
        <w:tab/>
        <w:t>Sistema de Freio</w:t>
      </w:r>
      <w:bookmarkEnd w:id="1151"/>
      <w:bookmarkEnd w:id="1152"/>
      <w:bookmarkEnd w:id="1153"/>
    </w:p>
    <w:p w:rsidR="0009147F" w:rsidRPr="008D32FF" w:rsidRDefault="0009147F" w:rsidP="008A168F">
      <w:pPr>
        <w:rPr>
          <w:lang w:eastAsia="pt-BR"/>
        </w:rPr>
      </w:pPr>
    </w:p>
    <w:p w:rsidR="0009147F" w:rsidRPr="008D32FF" w:rsidRDefault="0009147F" w:rsidP="008A168F">
      <w:pPr>
        <w:pStyle w:val="Ttulo3"/>
        <w:spacing w:line="360" w:lineRule="auto"/>
        <w:jc w:val="both"/>
        <w:rPr>
          <w:rFonts w:ascii="Arial" w:hAnsi="Arial" w:cs="Arial"/>
          <w:color w:val="auto"/>
          <w:lang w:eastAsia="pt-BR"/>
        </w:rPr>
      </w:pPr>
      <w:r w:rsidRPr="008D32FF">
        <w:rPr>
          <w:rFonts w:ascii="Arial" w:hAnsi="Arial" w:cs="Arial"/>
          <w:color w:val="auto"/>
          <w:lang w:eastAsia="pt-BR"/>
        </w:rPr>
        <w:tab/>
      </w:r>
      <w:bookmarkStart w:id="1154" w:name="_Toc466010340"/>
      <w:bookmarkStart w:id="1155" w:name="_Toc466010575"/>
      <w:bookmarkStart w:id="1156" w:name="_Toc466011252"/>
      <w:bookmarkStart w:id="1157" w:name="_Toc466021425"/>
      <w:r w:rsidRPr="008D32FF">
        <w:rPr>
          <w:rFonts w:ascii="Arial" w:hAnsi="Arial" w:cs="Arial"/>
          <w:color w:val="auto"/>
          <w:lang w:eastAsia="pt-BR"/>
        </w:rPr>
        <w:t>Em construção</w:t>
      </w:r>
      <w:bookmarkEnd w:id="1154"/>
      <w:bookmarkEnd w:id="1155"/>
      <w:bookmarkEnd w:id="1156"/>
      <w:bookmarkEnd w:id="1157"/>
    </w:p>
    <w:p w:rsidR="0009147F" w:rsidRPr="008D32FF" w:rsidRDefault="0009147F" w:rsidP="00F81B53">
      <w:pPr>
        <w:pStyle w:val="Ttulo3"/>
        <w:spacing w:line="360" w:lineRule="auto"/>
        <w:jc w:val="both"/>
        <w:rPr>
          <w:rFonts w:ascii="Arial" w:hAnsi="Arial" w:cs="Arial"/>
          <w:color w:val="auto"/>
          <w:lang w:eastAsia="pt-BR"/>
        </w:rPr>
      </w:pPr>
      <w:bookmarkStart w:id="1158" w:name="_Toc463899409"/>
    </w:p>
    <w:p w:rsidR="0009147F" w:rsidRPr="008D32FF" w:rsidRDefault="0009147F" w:rsidP="00F81B53">
      <w:pPr>
        <w:pStyle w:val="Ttulo3"/>
        <w:spacing w:line="360" w:lineRule="auto"/>
        <w:jc w:val="both"/>
        <w:rPr>
          <w:rFonts w:ascii="Arial" w:hAnsi="Arial" w:cs="Arial"/>
          <w:color w:val="auto"/>
          <w:lang w:eastAsia="pt-BR"/>
        </w:rPr>
      </w:pPr>
      <w:bookmarkStart w:id="1159" w:name="_Toc466010576"/>
      <w:bookmarkStart w:id="1160" w:name="_Toc466021426"/>
      <w:r w:rsidRPr="008D32FF">
        <w:rPr>
          <w:rFonts w:ascii="Arial" w:hAnsi="Arial" w:cs="Arial"/>
          <w:color w:val="auto"/>
          <w:lang w:eastAsia="pt-BR"/>
        </w:rPr>
        <w:t>3.1.3</w:t>
      </w:r>
      <w:r w:rsidRPr="008D32FF">
        <w:rPr>
          <w:rFonts w:ascii="Arial" w:hAnsi="Arial" w:cs="Arial"/>
          <w:color w:val="auto"/>
          <w:lang w:eastAsia="pt-BR"/>
        </w:rPr>
        <w:tab/>
        <w:t>Portas e Vão da Cabine</w:t>
      </w:r>
      <w:bookmarkEnd w:id="1158"/>
      <w:bookmarkEnd w:id="1159"/>
      <w:bookmarkEnd w:id="1160"/>
    </w:p>
    <w:p w:rsidR="0009147F" w:rsidRDefault="0009147F" w:rsidP="008A168F">
      <w:pPr>
        <w:rPr>
          <w:lang w:eastAsia="pt-BR"/>
        </w:rPr>
      </w:pPr>
      <w:r>
        <w:rPr>
          <w:lang w:eastAsia="pt-BR"/>
        </w:rPr>
        <w:tab/>
      </w:r>
    </w:p>
    <w:p w:rsidR="0009147F" w:rsidRPr="00CB5B5F" w:rsidRDefault="0009147F" w:rsidP="00850657">
      <w:pPr>
        <w:spacing w:line="360" w:lineRule="auto"/>
        <w:ind w:firstLine="708"/>
        <w:jc w:val="both"/>
        <w:rPr>
          <w:rFonts w:ascii="Arial" w:hAnsi="Arial" w:cs="Arial"/>
        </w:rPr>
      </w:pPr>
      <w:r>
        <w:rPr>
          <w:rFonts w:ascii="Arial" w:hAnsi="Arial" w:cs="Arial"/>
        </w:rPr>
        <w:t>Utilizou-se o motor</w:t>
      </w:r>
      <w:r w:rsidRPr="00CB5B5F">
        <w:rPr>
          <w:rFonts w:ascii="Arial" w:hAnsi="Arial" w:cs="Arial"/>
        </w:rPr>
        <w:t xml:space="preserve"> N20 da Polulu (</w:t>
      </w:r>
      <w:hyperlink r:id="rId40" w:history="1">
        <w:r w:rsidRPr="00CB5B5F">
          <w:rPr>
            <w:rStyle w:val="Hyperlink"/>
            <w:rFonts w:ascii="Arial" w:hAnsi="Arial" w:cs="Arial"/>
          </w:rPr>
          <w:t>link</w:t>
        </w:r>
      </w:hyperlink>
      <w:r w:rsidRPr="00CB5B5F">
        <w:rPr>
          <w:rFonts w:ascii="Arial" w:hAnsi="Arial" w:cs="Arial"/>
        </w:rPr>
        <w:t xml:space="preserve">). O motor pode ser alimentado de </w:t>
      </w:r>
      <w:smartTag w:uri="urn:schemas-microsoft-com:office:smarttags" w:element="metricconverter">
        <w:smartTagPr>
          <w:attr w:name="ProductID" w:val="1,5 a"/>
        </w:smartTagPr>
        <w:r w:rsidRPr="00CB5B5F">
          <w:rPr>
            <w:rFonts w:ascii="Arial" w:hAnsi="Arial" w:cs="Arial"/>
          </w:rPr>
          <w:t>1,5 a</w:t>
        </w:r>
      </w:smartTag>
      <w:r w:rsidRPr="00CB5B5F">
        <w:rPr>
          <w:rFonts w:ascii="Arial" w:hAnsi="Arial" w:cs="Arial"/>
        </w:rPr>
        <w:t xml:space="preserve"> 12V. Ele é acoplado a uma caixa de redução de 298:1, convertendo parte de sua rotação em </w:t>
      </w:r>
      <w:r w:rsidRPr="00CB5B5F">
        <w:rPr>
          <w:rFonts w:ascii="Arial" w:hAnsi="Arial" w:cs="Arial"/>
        </w:rPr>
        <w:lastRenderedPageBreak/>
        <w:t xml:space="preserve">torque. O torque a 6V é aproximadamente 5,04 kgf∙cm (0,5N∙m) a vazio e cerca de 1kgf∙cm com carga. Tem uma velocidade de 100 rpm a 6V. </w:t>
      </w:r>
      <w:r>
        <w:rPr>
          <w:rFonts w:ascii="Arial" w:hAnsi="Arial" w:cs="Arial"/>
        </w:rPr>
        <w:t>Conforme Figura 17 e 18.</w:t>
      </w:r>
    </w:p>
    <w:p w:rsidR="0009147F" w:rsidRDefault="00EC6740" w:rsidP="00850657">
      <w:pPr>
        <w:jc w:val="both"/>
      </w:pPr>
      <w:r>
        <w:rPr>
          <w:noProof/>
          <w:lang w:eastAsia="pt-BR"/>
        </w:rPr>
        <w:drawing>
          <wp:inline distT="0" distB="0" distL="0" distR="0">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sidR="0080656C" w:rsidRPr="00876A6D">
        <w:rPr>
          <w:rFonts w:ascii="Arial" w:hAnsi="Arial" w:cs="Arial"/>
          <w:sz w:val="20"/>
          <w:szCs w:val="20"/>
        </w:rPr>
        <w:fldChar w:fldCharType="begin"/>
      </w:r>
      <w:r w:rsidRPr="00876A6D">
        <w:rPr>
          <w:rFonts w:ascii="Arial" w:hAnsi="Arial" w:cs="Arial"/>
          <w:sz w:val="20"/>
          <w:szCs w:val="20"/>
        </w:rPr>
        <w:instrText xml:space="preserve"> SEQ Figura \* ARABIC </w:instrText>
      </w:r>
      <w:r w:rsidR="0080656C" w:rsidRPr="00876A6D">
        <w:rPr>
          <w:rFonts w:ascii="Arial" w:hAnsi="Arial" w:cs="Arial"/>
          <w:sz w:val="20"/>
          <w:szCs w:val="20"/>
        </w:rPr>
        <w:fldChar w:fldCharType="separate"/>
      </w:r>
      <w:ins w:id="1161" w:author="Adam" w:date="2016-11-28T21:01:00Z">
        <w:r w:rsidR="00842E3D">
          <w:rPr>
            <w:rFonts w:ascii="Arial" w:hAnsi="Arial" w:cs="Arial"/>
            <w:noProof/>
            <w:sz w:val="20"/>
            <w:szCs w:val="20"/>
          </w:rPr>
          <w:t>16</w:t>
        </w:r>
      </w:ins>
      <w:del w:id="1162" w:author="Adam" w:date="2016-11-28T19:11:00Z">
        <w:r w:rsidDel="00C14A04">
          <w:rPr>
            <w:rFonts w:ascii="Arial" w:hAnsi="Arial" w:cs="Arial"/>
            <w:noProof/>
            <w:sz w:val="20"/>
            <w:szCs w:val="20"/>
          </w:rPr>
          <w:delText>1</w:delText>
        </w:r>
      </w:del>
      <w:r w:rsidR="0080656C" w:rsidRPr="00876A6D">
        <w:rPr>
          <w:rFonts w:ascii="Arial" w:hAnsi="Arial" w:cs="Arial"/>
          <w:sz w:val="20"/>
          <w:szCs w:val="20"/>
        </w:rPr>
        <w:fldChar w:fldCharType="end"/>
      </w:r>
      <w:r>
        <w:rPr>
          <w:rFonts w:ascii="Arial" w:hAnsi="Arial" w:cs="Arial"/>
          <w:sz w:val="20"/>
          <w:szCs w:val="20"/>
        </w:rPr>
        <w:t>7–Dados da Placa do Motor Polulu</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Default="00EC6740" w:rsidP="00850657">
      <w:pPr>
        <w:jc w:val="both"/>
      </w:pPr>
      <w:r>
        <w:rPr>
          <w:noProof/>
          <w:lang w:eastAsia="pt-BR"/>
        </w:rPr>
        <w:drawing>
          <wp:inline distT="0" distB="0" distL="0" distR="0">
            <wp:extent cx="5327650" cy="2910205"/>
            <wp:effectExtent l="0" t="0" r="6350" b="4445"/>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7650" cy="291020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18–Dados da Placa do Motor Polulu</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(fonte: </w:t>
      </w:r>
      <w:r>
        <w:rPr>
          <w:rFonts w:ascii="Arial" w:hAnsi="Arial" w:cs="Arial"/>
          <w:sz w:val="20"/>
          <w:szCs w:val="20"/>
        </w:rPr>
        <w:t>?</w:t>
      </w:r>
      <w:r w:rsidRPr="00876A6D">
        <w:rPr>
          <w:rFonts w:ascii="Arial" w:hAnsi="Arial" w:cs="Arial"/>
          <w:sz w:val="20"/>
          <w:szCs w:val="20"/>
        </w:rPr>
        <w:t>)</w:t>
      </w:r>
    </w:p>
    <w:p w:rsidR="0009147F" w:rsidRDefault="0009147F" w:rsidP="00850657">
      <w:pPr>
        <w:jc w:val="both"/>
      </w:pPr>
    </w:p>
    <w:p w:rsidR="0009147F" w:rsidRPr="00CB5B5F" w:rsidRDefault="0009147F" w:rsidP="00850657">
      <w:pPr>
        <w:spacing w:line="360" w:lineRule="auto"/>
        <w:ind w:firstLine="708"/>
        <w:jc w:val="both"/>
        <w:rPr>
          <w:rFonts w:ascii="Arial" w:hAnsi="Arial" w:cs="Arial"/>
        </w:rPr>
      </w:pPr>
      <w:r w:rsidRPr="00CB5B5F">
        <w:rPr>
          <w:rFonts w:ascii="Arial" w:hAnsi="Arial" w:cs="Arial"/>
        </w:rPr>
        <w:t xml:space="preserve">Para deslocar a porta na direção vertical, a força necessária deve ser maior do que a força de atrito. </w:t>
      </w:r>
    </w:p>
    <w:p w:rsidR="0009147F" w:rsidRPr="00CB5B5F" w:rsidRDefault="0009147F" w:rsidP="00850657">
      <w:pPr>
        <w:spacing w:line="360" w:lineRule="auto"/>
        <w:ind w:firstLine="708"/>
        <w:jc w:val="both"/>
        <w:rPr>
          <w:rFonts w:ascii="Arial" w:hAnsi="Arial" w:cs="Arial"/>
        </w:rPr>
      </w:pPr>
      <w:r w:rsidRPr="00CB5B5F">
        <w:rPr>
          <w:rFonts w:ascii="Arial" w:hAnsi="Arial" w:cs="Arial"/>
        </w:rPr>
        <w:t>Há dois valores distintos para esta força. Um é o valor quando a porta ainda não venceu a inércia, que seria a força de atrito estático, e outro valor é quando a porta já está em movimento, que é a força de atrito dinâmico.</w:t>
      </w:r>
    </w:p>
    <w:p w:rsidR="0009147F" w:rsidRPr="00CB5B5F" w:rsidRDefault="0009147F" w:rsidP="00850657">
      <w:pPr>
        <w:spacing w:line="360" w:lineRule="auto"/>
        <w:ind w:firstLine="708"/>
        <w:jc w:val="both"/>
        <w:rPr>
          <w:rFonts w:ascii="Arial" w:hAnsi="Arial" w:cs="Arial"/>
        </w:rPr>
      </w:pPr>
      <w:r w:rsidRPr="00CB5B5F">
        <w:rPr>
          <w:rFonts w:ascii="Arial" w:hAnsi="Arial" w:cs="Arial"/>
        </w:rPr>
        <w:t>Consultando tabelas obtiveram-se alguns valores de coeficientes de atritos dinâmicos (</w:t>
      </w:r>
      <w:hyperlink r:id="rId43" w:history="1">
        <w:r w:rsidRPr="00CB5B5F">
          <w:rPr>
            <w:rStyle w:val="Hyperlink"/>
            <w:rFonts w:ascii="Arial" w:hAnsi="Arial" w:cs="Arial"/>
          </w:rPr>
          <w:t>link</w:t>
        </w:r>
      </w:hyperlink>
      <w:r w:rsidRPr="00CB5B5F">
        <w:rPr>
          <w:rFonts w:ascii="Arial" w:hAnsi="Arial" w:cs="Arial"/>
        </w:rPr>
        <w:t xml:space="preserve">). No caso em estudo trata-se de atrito madeira e aço, não lubrificados, cujo valor é de 0,40. O atrito estático é cerca de 0,54. A massa da porta da esquerda é de </w:t>
      </w:r>
      <w:smartTag w:uri="urn:schemas-microsoft-com:office:smarttags" w:element="metricconverter">
        <w:smartTagPr>
          <w:attr w:name="ProductID" w:val="1,592 kg"/>
        </w:smartTagPr>
        <w:r w:rsidRPr="00CB5B5F">
          <w:rPr>
            <w:rFonts w:ascii="Arial" w:hAnsi="Arial" w:cs="Arial"/>
          </w:rPr>
          <w:t>1,592 kg</w:t>
        </w:r>
      </w:smartTag>
      <w:r w:rsidRPr="00CB5B5F">
        <w:rPr>
          <w:rFonts w:ascii="Arial" w:hAnsi="Arial" w:cs="Arial"/>
        </w:rPr>
        <w:t xml:space="preserve"> contando os suportes e roldanas.</w:t>
      </w:r>
    </w:p>
    <w:p w:rsidR="0009147F" w:rsidRPr="000A1C6D" w:rsidRDefault="00E44D2F" w:rsidP="003F1A9E">
      <w:pPr>
        <w:jc w:val="center"/>
      </w:pPr>
      <w:r>
        <w:lastRenderedPageBreak/>
        <w:pict>
          <v:shape id="_x0000_i1026" type="#_x0000_t75" style="width:171pt;height:16.5pt" equationxml="&lt;">
            <v:imagedata r:id="rId44" o:title="" chromakey="white"/>
          </v:shape>
        </w:pict>
      </w:r>
    </w:p>
    <w:p w:rsidR="0009147F" w:rsidRPr="000A1C6D" w:rsidRDefault="00E44D2F" w:rsidP="003F1A9E">
      <w:pPr>
        <w:jc w:val="center"/>
      </w:pPr>
      <w:r>
        <w:pict>
          <v:shape id="_x0000_i1027" type="#_x0000_t75" style="width:154.5pt;height:15pt" equationxml="&lt;">
            <v:imagedata r:id="rId45" o:title="" chromakey="white"/>
          </v:shape>
        </w:pict>
      </w:r>
    </w:p>
    <w:p w:rsidR="0009147F" w:rsidRDefault="00E44D2F" w:rsidP="003F1A9E">
      <w:pPr>
        <w:jc w:val="center"/>
      </w:pPr>
      <w:r>
        <w:pict>
          <v:shape id="_x0000_i1028" type="#_x0000_t75" style="width:93.75pt;height:14.25pt" equationxml="&lt;">
            <v:imagedata r:id="rId46"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torque inicial necessário ao sistema será a força aplicada ao ponto médio do pinhão, que é 0,1375mm:</w:t>
      </w:r>
    </w:p>
    <w:p w:rsidR="0009147F" w:rsidRPr="00786B17" w:rsidRDefault="00E44D2F" w:rsidP="003F1A9E">
      <w:pPr>
        <w:jc w:val="center"/>
      </w:pPr>
      <w:r>
        <w:pict>
          <v:shape id="_x0000_i1029" type="#_x0000_t75" style="width:105.75pt;height:14.25pt" equationxml="&lt;">
            <v:imagedata r:id="rId47" o:title="" chromakey="white"/>
          </v:shape>
        </w:pict>
      </w:r>
    </w:p>
    <w:p w:rsidR="0009147F" w:rsidRPr="00786B17" w:rsidRDefault="00E44D2F" w:rsidP="003F1A9E">
      <w:pPr>
        <w:jc w:val="center"/>
      </w:pPr>
      <w:r>
        <w:pict>
          <v:shape id="_x0000_i1030" type="#_x0000_t75" style="width:126.75pt;height:11.25pt" equationxml="&lt;">
            <v:imagedata r:id="rId48" o:title="" chromakey="white"/>
          </v:shape>
        </w:pict>
      </w:r>
    </w:p>
    <w:p w:rsidR="0009147F" w:rsidRPr="00786B17" w:rsidRDefault="00E44D2F" w:rsidP="003F1A9E">
      <w:pPr>
        <w:jc w:val="center"/>
      </w:pPr>
      <w:r>
        <w:pict>
          <v:shape id="_x0000_i1031" type="#_x0000_t75" style="width:114pt;height:12pt" equationxml="&lt;">
            <v:imagedata r:id="rId4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Para o mercado de motores este valor é correspondente a aproximadamente 0,12kgf cm.</w:t>
      </w:r>
    </w:p>
    <w:p w:rsidR="0009147F" w:rsidRDefault="0009147F" w:rsidP="00850657">
      <w:pPr>
        <w:jc w:val="both"/>
      </w:pPr>
    </w:p>
    <w:p w:rsidR="0009147F" w:rsidRPr="000A1C6D" w:rsidRDefault="00E44D2F" w:rsidP="003F1A9E">
      <w:pPr>
        <w:jc w:val="center"/>
      </w:pPr>
      <w:r>
        <w:pict>
          <v:shape id="_x0000_i1032" type="#_x0000_t75" style="width:181.5pt;height:15.75pt" equationxml="&lt;">
            <v:imagedata r:id="rId50" o:title="" chromakey="white"/>
          </v:shape>
        </w:pict>
      </w:r>
    </w:p>
    <w:p w:rsidR="0009147F" w:rsidRPr="000A1C6D" w:rsidRDefault="00E44D2F" w:rsidP="003F1A9E">
      <w:pPr>
        <w:jc w:val="center"/>
      </w:pPr>
      <w:r>
        <w:pict>
          <v:shape id="_x0000_i1033" type="#_x0000_t75" style="width:159.75pt;height:15pt" equationxml="&lt;">
            <v:imagedata r:id="rId51" o:title="" chromakey="white"/>
          </v:shape>
        </w:pict>
      </w:r>
    </w:p>
    <w:p w:rsidR="0009147F" w:rsidRPr="00C04A22" w:rsidRDefault="00E44D2F" w:rsidP="003F1A9E">
      <w:pPr>
        <w:jc w:val="center"/>
      </w:pPr>
      <w:r>
        <w:pict>
          <v:shape id="_x0000_i1034" type="#_x0000_t75" style="width:98.25pt;height:14.25pt" equationxml="&lt;">
            <v:imagedata r:id="rId52" o:title="" chromakey="white"/>
          </v:shape>
        </w:pict>
      </w:r>
    </w:p>
    <w:p w:rsidR="0009147F" w:rsidRDefault="0009147F" w:rsidP="00850657">
      <w:pPr>
        <w:jc w:val="both"/>
      </w:pPr>
    </w:p>
    <w:p w:rsidR="0009147F" w:rsidRPr="00786B17" w:rsidRDefault="00E44D2F" w:rsidP="003F1A9E">
      <w:pPr>
        <w:jc w:val="center"/>
      </w:pPr>
      <w:r>
        <w:pict>
          <v:shape id="_x0000_i1035" type="#_x0000_t75" style="width:129pt;height:14.25pt" equationxml="&lt;">
            <v:imagedata r:id="rId53" o:title="" chromakey="white"/>
          </v:shape>
        </w:pict>
      </w:r>
    </w:p>
    <w:p w:rsidR="0009147F" w:rsidRPr="00786B17" w:rsidRDefault="00E44D2F" w:rsidP="003F1A9E">
      <w:pPr>
        <w:jc w:val="center"/>
      </w:pPr>
      <w:r>
        <w:pict>
          <v:shape id="_x0000_i1036" type="#_x0000_t75" style="width:144.75pt;height:12pt" equationxml="&lt;">
            <v:imagedata r:id="rId54" o:title="" chromakey="white"/>
          </v:shape>
        </w:pict>
      </w:r>
    </w:p>
    <w:p w:rsidR="0009147F" w:rsidRPr="00786B17" w:rsidRDefault="00E44D2F" w:rsidP="003F1A9E">
      <w:pPr>
        <w:jc w:val="center"/>
      </w:pPr>
      <w:r>
        <w:pict>
          <v:shape id="_x0000_i1037" type="#_x0000_t75" style="width:132.75pt;height:12pt" equationxml="&lt;">
            <v:imagedata r:id="rId55"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Para o mercado de motores este valor é correspondente a aproximadamente 0,09kgf cm.</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de abertura da porta deve ser de no máximo 3,9 segundos (</w:t>
      </w:r>
      <w:hyperlink r:id="rId56" w:history="1">
        <w:r w:rsidRPr="00CB5B5F">
          <w:rPr>
            <w:rStyle w:val="Hyperlink"/>
            <w:rFonts w:ascii="Arial" w:hAnsi="Arial" w:cs="Arial"/>
          </w:rPr>
          <w:t>link</w:t>
        </w:r>
      </w:hyperlink>
      <w:r w:rsidRPr="00CB5B5F">
        <w:rPr>
          <w:rFonts w:ascii="Arial" w:hAnsi="Arial" w:cs="Arial"/>
        </w:rPr>
        <w:t xml:space="preserve"> [pg 33]). A porta deve se deslocar 25cm.</w:t>
      </w:r>
    </w:p>
    <w:p w:rsidR="0009147F" w:rsidRDefault="00E44D2F" w:rsidP="003F1A9E">
      <w:pPr>
        <w:jc w:val="center"/>
      </w:pPr>
      <w:r>
        <w:pict>
          <v:shape id="_x0000_i1038" type="#_x0000_t75" style="width:144.75pt;height:25.5pt" equationxml="&lt;">
            <v:imagedata r:id="rId57"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O pinhão tem 5,5mm de diâmetro.</w:t>
      </w:r>
    </w:p>
    <w:p w:rsidR="0009147F" w:rsidRPr="00D26574" w:rsidRDefault="00E44D2F" w:rsidP="003F1A9E">
      <w:pPr>
        <w:jc w:val="center"/>
      </w:pPr>
      <w:r>
        <w:pict>
          <v:shape id="_x0000_i1039" type="#_x0000_t75" style="width:92.25pt;height:12.75pt" equationxml="&lt;">
            <v:imagedata r:id="rId58"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Número de giros necessários para deslocamento total da porta:</w:t>
      </w:r>
    </w:p>
    <w:p w:rsidR="0009147F" w:rsidRPr="006E6FB9" w:rsidRDefault="00E44D2F" w:rsidP="003F1A9E">
      <w:pPr>
        <w:jc w:val="center"/>
      </w:pPr>
      <w:r>
        <w:lastRenderedPageBreak/>
        <w:pict>
          <v:shape id="_x0000_i1040" type="#_x0000_t75" style="width:126pt;height:27pt" equationxml="&lt;">
            <v:imagedata r:id="rId59"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angular será então:</w:t>
      </w:r>
    </w:p>
    <w:p w:rsidR="0009147F" w:rsidRPr="006E6FB9" w:rsidRDefault="00E44D2F" w:rsidP="003F1A9E">
      <w:pPr>
        <w:jc w:val="center"/>
      </w:pPr>
      <w:r>
        <w:pict>
          <v:shape id="_x0000_i1041" type="#_x0000_t75" style="width:128.25pt;height:27pt" equationxml="&lt;">
            <v:imagedata r:id="rId60" o:title="" chromakey="white"/>
          </v:shape>
        </w:pict>
      </w:r>
    </w:p>
    <w:p w:rsidR="0009147F" w:rsidRPr="006E2825" w:rsidRDefault="00E44D2F" w:rsidP="003F1A9E">
      <w:pPr>
        <w:jc w:val="center"/>
      </w:pPr>
      <w:r>
        <w:pict>
          <v:shape id="_x0000_i1042" type="#_x0000_t75" style="width:69.75pt;height:24.75pt" equationxml="&lt;">
            <v:imagedata r:id="rId61" o:title="" chromakey="white"/>
          </v:shape>
        </w:pic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velocidade é diretamente proporcional à tensão aplicada nos terminais do motor, logo a tensão que deve ser aplicada a este motor para alcançar a rotação de 222,32rpm é de 13,34V. O motor não deve ser alimentado acima de 12V, segundo o fabricante, então a rotação final do motor será de 200rpm, que levará a porta a se abrir em 3,905s, o que não prejudica a velocidade desejada.</w:t>
      </w:r>
    </w:p>
    <w:p w:rsidR="0009147F" w:rsidRPr="00CB5B5F" w:rsidRDefault="0009147F" w:rsidP="00850657">
      <w:pPr>
        <w:spacing w:line="360" w:lineRule="auto"/>
        <w:ind w:firstLine="708"/>
        <w:jc w:val="both"/>
        <w:rPr>
          <w:rFonts w:ascii="Arial" w:hAnsi="Arial" w:cs="Arial"/>
        </w:rPr>
      </w:pPr>
      <w:r w:rsidRPr="00CB5B5F">
        <w:rPr>
          <w:rFonts w:ascii="Arial" w:hAnsi="Arial" w:cs="Arial"/>
        </w:rPr>
        <w:t>A potência na ponta do eixo será:</w:t>
      </w:r>
    </w:p>
    <w:p w:rsidR="0009147F" w:rsidRPr="00261E90" w:rsidRDefault="00E44D2F" w:rsidP="003F1A9E">
      <w:pPr>
        <w:jc w:val="center"/>
      </w:pPr>
      <w:r>
        <w:pict>
          <v:shape id="_x0000_i1043" type="#_x0000_t75" style="width:92.25pt;height:14.25pt" equationxml="&lt;">
            <v:imagedata r:id="rId62" o:title="" chromakey="white"/>
          </v:shape>
        </w:pict>
      </w:r>
    </w:p>
    <w:p w:rsidR="0009147F" w:rsidRPr="00261E90" w:rsidRDefault="00E44D2F" w:rsidP="003F1A9E">
      <w:pPr>
        <w:jc w:val="center"/>
      </w:pPr>
      <w:r>
        <w:pict>
          <v:shape id="_x0000_i1044" type="#_x0000_t75" style="width:105pt;height:14.25pt" equationxml="&lt;">
            <v:imagedata r:id="rId63" o:title="" chromakey="white"/>
          </v:shape>
        </w:pict>
      </w:r>
    </w:p>
    <w:p w:rsidR="0009147F" w:rsidRDefault="00E44D2F" w:rsidP="003F1A9E">
      <w:pPr>
        <w:jc w:val="center"/>
      </w:pPr>
      <w:r>
        <w:pict>
          <v:shape id="_x0000_i1045" type="#_x0000_t75" style="width:63.75pt;height:14.25pt" equationxml="&lt;">
            <v:imagedata r:id="rId64" o:title="" chromakey="white"/>
          </v:shape>
        </w:pict>
      </w:r>
    </w:p>
    <w:p w:rsidR="0009147F" w:rsidRDefault="0009147F" w:rsidP="00850657">
      <w:pPr>
        <w:spacing w:line="360" w:lineRule="auto"/>
        <w:ind w:firstLine="708"/>
        <w:jc w:val="both"/>
      </w:pPr>
      <w:r w:rsidRPr="00CB5B5F">
        <w:rPr>
          <w:rFonts w:ascii="Arial" w:hAnsi="Arial" w:cs="Arial"/>
        </w:rPr>
        <w:t>Para uma tensão de 6V a corrente necessária para tirar a porta da inércia éde 180mA, consultando as curvas de corrente vs torque, e para manutenção do movimento</w:t>
      </w:r>
      <w:r>
        <w:t>:</w:t>
      </w:r>
    </w:p>
    <w:p w:rsidR="0009147F" w:rsidRPr="002B1A42" w:rsidRDefault="00E44D2F" w:rsidP="003F1A9E">
      <w:pPr>
        <w:jc w:val="center"/>
      </w:pPr>
      <w:r>
        <w:pict>
          <v:shape id="_x0000_i1046" type="#_x0000_t75" style="width:159.75pt;height:23.25pt" equationxml="&lt;">
            <v:imagedata r:id="rId65" o:title="" chromakey="white"/>
          </v:shape>
        </w:pict>
      </w:r>
    </w:p>
    <w:p w:rsidR="0009147F" w:rsidRDefault="0009147F" w:rsidP="00850657">
      <w:pPr>
        <w:jc w:val="both"/>
      </w:pPr>
    </w:p>
    <w:p w:rsidR="0009147F" w:rsidRDefault="0009147F" w:rsidP="00F81B53">
      <w:pPr>
        <w:pStyle w:val="Ttulo3"/>
        <w:spacing w:line="360" w:lineRule="auto"/>
        <w:jc w:val="both"/>
        <w:rPr>
          <w:rFonts w:ascii="Arial" w:hAnsi="Arial" w:cs="Arial"/>
          <w:lang w:eastAsia="pt-BR"/>
        </w:rPr>
      </w:pPr>
      <w:bookmarkStart w:id="1163" w:name="_Toc463899410"/>
    </w:p>
    <w:p w:rsidR="0009147F" w:rsidRDefault="0009147F" w:rsidP="00F81B53">
      <w:pPr>
        <w:pStyle w:val="Ttulo3"/>
        <w:spacing w:line="360" w:lineRule="auto"/>
        <w:jc w:val="both"/>
        <w:rPr>
          <w:rFonts w:ascii="Arial" w:hAnsi="Arial" w:cs="Arial"/>
          <w:color w:val="auto"/>
          <w:lang w:eastAsia="pt-BR"/>
        </w:rPr>
      </w:pPr>
      <w:bookmarkStart w:id="1164" w:name="_Toc466010577"/>
      <w:bookmarkStart w:id="1165" w:name="_Toc466021427"/>
      <w:r w:rsidRPr="008D32FF">
        <w:rPr>
          <w:rFonts w:ascii="Arial" w:hAnsi="Arial" w:cs="Arial"/>
          <w:color w:val="auto"/>
          <w:lang w:eastAsia="pt-BR"/>
        </w:rPr>
        <w:t>3.1.4</w:t>
      </w:r>
      <w:r w:rsidRPr="008D32FF">
        <w:rPr>
          <w:rFonts w:ascii="Arial" w:hAnsi="Arial" w:cs="Arial"/>
          <w:color w:val="auto"/>
          <w:lang w:eastAsia="pt-BR"/>
        </w:rPr>
        <w:tab/>
        <w:t>Sistema de Segurança</w:t>
      </w:r>
      <w:bookmarkEnd w:id="1163"/>
      <w:bookmarkEnd w:id="1164"/>
      <w:bookmarkEnd w:id="1165"/>
    </w:p>
    <w:p w:rsidR="0009147F" w:rsidRPr="00793C82" w:rsidRDefault="0009147F" w:rsidP="00793C82">
      <w:pPr>
        <w:rPr>
          <w:lang w:eastAsia="pt-BR"/>
        </w:rPr>
      </w:pPr>
    </w:p>
    <w:p w:rsidR="0009147F" w:rsidRPr="008D32FF" w:rsidRDefault="0009147F" w:rsidP="0047640A">
      <w:pPr>
        <w:rPr>
          <w:lang w:eastAsia="pt-BR"/>
        </w:rPr>
      </w:pPr>
    </w:p>
    <w:p w:rsidR="0009147F" w:rsidRDefault="0009147F" w:rsidP="0047640A">
      <w:pPr>
        <w:ind w:firstLine="708"/>
        <w:rPr>
          <w:rFonts w:ascii="Arial" w:hAnsi="Arial" w:cs="Arial"/>
          <w:lang w:eastAsia="pt-BR"/>
        </w:rPr>
      </w:pPr>
      <w:r w:rsidRPr="008D32FF">
        <w:rPr>
          <w:rFonts w:ascii="Arial" w:hAnsi="Arial" w:cs="Arial"/>
          <w:lang w:eastAsia="pt-BR"/>
        </w:rPr>
        <w:t>Em construção</w:t>
      </w:r>
    </w:p>
    <w:p w:rsidR="0009147F" w:rsidRPr="008D32FF" w:rsidRDefault="0009147F" w:rsidP="0047640A">
      <w:pPr>
        <w:ind w:firstLine="708"/>
        <w:rPr>
          <w:lang w:eastAsia="pt-BR"/>
        </w:rPr>
      </w:pPr>
    </w:p>
    <w:p w:rsidR="0009147F" w:rsidRPr="008D32FF" w:rsidRDefault="0009147F" w:rsidP="00F81B53">
      <w:pPr>
        <w:pStyle w:val="Ttulo2"/>
        <w:spacing w:line="360" w:lineRule="auto"/>
        <w:jc w:val="both"/>
        <w:rPr>
          <w:rFonts w:ascii="Arial" w:hAnsi="Arial" w:cs="Arial"/>
          <w:color w:val="auto"/>
          <w:sz w:val="24"/>
          <w:szCs w:val="24"/>
          <w:lang w:eastAsia="pt-BR"/>
        </w:rPr>
      </w:pPr>
      <w:bookmarkStart w:id="1166" w:name="_Toc463899411"/>
      <w:bookmarkStart w:id="1167" w:name="_Toc466010578"/>
      <w:bookmarkStart w:id="1168" w:name="_Toc466021428"/>
      <w:r w:rsidRPr="008D32FF">
        <w:rPr>
          <w:rFonts w:ascii="Arial" w:hAnsi="Arial" w:cs="Arial"/>
          <w:color w:val="auto"/>
          <w:sz w:val="24"/>
          <w:szCs w:val="24"/>
          <w:lang w:eastAsia="pt-BR"/>
        </w:rPr>
        <w:t>3.2</w:t>
      </w:r>
      <w:r w:rsidRPr="008D32FF">
        <w:rPr>
          <w:rFonts w:ascii="Arial" w:hAnsi="Arial" w:cs="Arial"/>
          <w:color w:val="auto"/>
          <w:sz w:val="24"/>
          <w:szCs w:val="24"/>
          <w:lang w:eastAsia="pt-BR"/>
        </w:rPr>
        <w:tab/>
        <w:t>Automação</w:t>
      </w:r>
      <w:bookmarkEnd w:id="1166"/>
      <w:bookmarkEnd w:id="1167"/>
      <w:bookmarkEnd w:id="1168"/>
    </w:p>
    <w:p w:rsidR="0009147F" w:rsidRDefault="0009147F">
      <w:pPr>
        <w:rPr>
          <w:lang w:eastAsia="pt-BR"/>
        </w:rPr>
      </w:pPr>
    </w:p>
    <w:p w:rsidR="0009147F" w:rsidRPr="008D32FF" w:rsidRDefault="0009147F" w:rsidP="0047640A">
      <w:pPr>
        <w:ind w:firstLine="708"/>
        <w:rPr>
          <w:lang w:eastAsia="pt-BR"/>
        </w:rPr>
      </w:pPr>
      <w:r w:rsidRPr="008D32FF">
        <w:rPr>
          <w:rFonts w:ascii="Arial" w:hAnsi="Arial" w:cs="Arial"/>
          <w:lang w:eastAsia="pt-BR"/>
        </w:rPr>
        <w:t>Em construção</w:t>
      </w:r>
    </w:p>
    <w:p w:rsidR="0009147F" w:rsidRPr="008D32FF" w:rsidRDefault="0009147F" w:rsidP="0047640A">
      <w:pPr>
        <w:rPr>
          <w:lang w:eastAsia="pt-BR"/>
        </w:rPr>
      </w:pPr>
    </w:p>
    <w:p w:rsidR="0009147F" w:rsidRDefault="0009147F" w:rsidP="00F81B53">
      <w:pPr>
        <w:pStyle w:val="Ttulo3"/>
        <w:spacing w:line="360" w:lineRule="auto"/>
        <w:jc w:val="both"/>
        <w:rPr>
          <w:rFonts w:ascii="Arial" w:hAnsi="Arial" w:cs="Arial"/>
          <w:color w:val="auto"/>
          <w:lang w:eastAsia="pt-BR"/>
        </w:rPr>
      </w:pPr>
      <w:bookmarkStart w:id="1169" w:name="_Toc463899412"/>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170" w:name="_Toc466010579"/>
      <w:bookmarkStart w:id="1171" w:name="_Toc466021429"/>
      <w:r w:rsidRPr="008D32FF">
        <w:rPr>
          <w:rFonts w:ascii="Arial" w:hAnsi="Arial" w:cs="Arial"/>
          <w:color w:val="auto"/>
          <w:lang w:eastAsia="pt-BR"/>
        </w:rPr>
        <w:t>3.2.1</w:t>
      </w:r>
      <w:r w:rsidRPr="008D32FF">
        <w:rPr>
          <w:rFonts w:ascii="Arial" w:hAnsi="Arial" w:cs="Arial"/>
          <w:color w:val="auto"/>
          <w:lang w:eastAsia="pt-BR"/>
        </w:rPr>
        <w:tab/>
        <w:t>Sensores</w:t>
      </w:r>
      <w:bookmarkEnd w:id="1169"/>
      <w:bookmarkEnd w:id="1170"/>
      <w:bookmarkEnd w:id="1171"/>
    </w:p>
    <w:p w:rsidR="0009147F" w:rsidRDefault="0009147F" w:rsidP="0047640A">
      <w:pPr>
        <w:rPr>
          <w:lang w:eastAsia="pt-BR"/>
        </w:rPr>
      </w:pPr>
    </w:p>
    <w:p w:rsidR="0009147F" w:rsidRDefault="0009147F" w:rsidP="00850657">
      <w:pPr>
        <w:pStyle w:val="Ttulo2"/>
        <w:spacing w:line="360" w:lineRule="auto"/>
        <w:jc w:val="both"/>
        <w:rPr>
          <w:rFonts w:ascii="Arial" w:hAnsi="Arial" w:cs="Arial"/>
          <w:color w:val="auto"/>
          <w:sz w:val="24"/>
          <w:szCs w:val="24"/>
        </w:rPr>
      </w:pPr>
      <w:bookmarkStart w:id="1172" w:name="_Toc466010580"/>
      <w:bookmarkStart w:id="1173" w:name="_Toc466021430"/>
      <w:r>
        <w:rPr>
          <w:rFonts w:ascii="Arial" w:hAnsi="Arial" w:cs="Arial"/>
          <w:color w:val="auto"/>
          <w:sz w:val="24"/>
          <w:szCs w:val="24"/>
        </w:rPr>
        <w:t xml:space="preserve">3.2.1.1 </w:t>
      </w:r>
      <w:r w:rsidRPr="00AB4D58">
        <w:rPr>
          <w:rFonts w:ascii="Arial" w:hAnsi="Arial" w:cs="Arial"/>
          <w:color w:val="auto"/>
          <w:sz w:val="24"/>
          <w:szCs w:val="24"/>
        </w:rPr>
        <w:t>Descrição</w:t>
      </w:r>
      <w:bookmarkEnd w:id="1172"/>
      <w:bookmarkEnd w:id="1173"/>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Os sensores são mecânicos do tipo micro-switch</w:t>
      </w:r>
      <w:r>
        <w:rPr>
          <w:rFonts w:ascii="Arial" w:hAnsi="Arial" w:cs="Arial"/>
          <w:sz w:val="24"/>
          <w:szCs w:val="24"/>
        </w:rPr>
        <w:t>, conforme figura 19</w:t>
      </w:r>
      <w:r w:rsidRPr="00AB4D58">
        <w:rPr>
          <w:rFonts w:ascii="Arial" w:hAnsi="Arial" w:cs="Arial"/>
          <w:sz w:val="24"/>
          <w:szCs w:val="24"/>
        </w:rPr>
        <w:t>. São dois em cada porta,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850657">
      <w:pPr>
        <w:keepNext/>
        <w:jc w:val="center"/>
      </w:pPr>
      <w:r>
        <w:t>‘</w:t>
      </w:r>
      <w:r w:rsidR="00EC6740">
        <w:rPr>
          <w:noProof/>
          <w:lang w:eastAsia="pt-BR"/>
        </w:rPr>
        <w:drawing>
          <wp:inline distT="0" distB="0" distL="0" distR="0">
            <wp:extent cx="1336040" cy="126428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19</w:t>
      </w:r>
      <w:r w:rsidRPr="00876A6D">
        <w:rPr>
          <w:rFonts w:ascii="Arial" w:hAnsi="Arial" w:cs="Arial"/>
          <w:sz w:val="20"/>
          <w:szCs w:val="20"/>
        </w:rPr>
        <w:t xml:space="preserve"> - Micro-switch</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Default="0009147F" w:rsidP="00850657">
      <w:pPr>
        <w:pStyle w:val="Ttulo2"/>
        <w:spacing w:line="360" w:lineRule="auto"/>
        <w:jc w:val="both"/>
        <w:rPr>
          <w:rFonts w:ascii="Arial" w:hAnsi="Arial" w:cs="Arial"/>
          <w:color w:val="auto"/>
          <w:sz w:val="24"/>
          <w:szCs w:val="24"/>
        </w:rPr>
      </w:pPr>
      <w:bookmarkStart w:id="1174" w:name="_Toc466010581"/>
      <w:bookmarkStart w:id="1175" w:name="_Toc466021431"/>
      <w:r>
        <w:rPr>
          <w:rFonts w:ascii="Arial" w:hAnsi="Arial" w:cs="Arial"/>
          <w:color w:val="auto"/>
          <w:sz w:val="24"/>
          <w:szCs w:val="24"/>
        </w:rPr>
        <w:t xml:space="preserve">3.2.1.2 </w:t>
      </w:r>
      <w:r w:rsidRPr="00AB4D58">
        <w:rPr>
          <w:rFonts w:ascii="Arial" w:hAnsi="Arial" w:cs="Arial"/>
          <w:color w:val="auto"/>
          <w:sz w:val="24"/>
          <w:szCs w:val="24"/>
        </w:rPr>
        <w:t>Segurança</w:t>
      </w:r>
      <w:bookmarkEnd w:id="1174"/>
      <w:bookmarkEnd w:id="1175"/>
    </w:p>
    <w:p w:rsidR="0009147F" w:rsidRPr="00AB4D58" w:rsidRDefault="0009147F" w:rsidP="00850657"/>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Por segurança os sensores de fim de curso são usados como normalmente fechado, pois eles são chaves de permissividade para a movimentação da cabine e para o acionamento dos motores de movimentação das portas, então caso um cabo </w:t>
      </w:r>
      <w:r w:rsidRPr="00AB4D58">
        <w:rPr>
          <w:rFonts w:ascii="Arial" w:hAnsi="Arial" w:cs="Arial"/>
          <w:sz w:val="24"/>
          <w:szCs w:val="24"/>
        </w:rPr>
        <w:lastRenderedPageBreak/>
        <w:t>de conexão do sensor se rompa, o circuito se abrirá e indicará acionamento do sensor.</w:t>
      </w:r>
    </w:p>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pStyle w:val="Ttulo2"/>
        <w:spacing w:line="360" w:lineRule="auto"/>
        <w:jc w:val="both"/>
        <w:rPr>
          <w:rFonts w:ascii="Arial" w:hAnsi="Arial" w:cs="Arial"/>
          <w:color w:val="auto"/>
          <w:sz w:val="24"/>
          <w:szCs w:val="24"/>
        </w:rPr>
      </w:pPr>
      <w:bookmarkStart w:id="1176" w:name="_Toc466010582"/>
      <w:bookmarkStart w:id="1177" w:name="_Toc466021432"/>
      <w:r>
        <w:rPr>
          <w:rFonts w:ascii="Arial" w:hAnsi="Arial" w:cs="Arial"/>
          <w:color w:val="auto"/>
          <w:sz w:val="24"/>
          <w:szCs w:val="24"/>
        </w:rPr>
        <w:t xml:space="preserve">3.2.1.3 </w:t>
      </w:r>
      <w:r w:rsidRPr="00AB4D58">
        <w:rPr>
          <w:rFonts w:ascii="Arial" w:hAnsi="Arial" w:cs="Arial"/>
          <w:color w:val="auto"/>
          <w:sz w:val="24"/>
          <w:szCs w:val="24"/>
        </w:rPr>
        <w:t>Funcionamento</w:t>
      </w:r>
      <w:bookmarkEnd w:id="1176"/>
      <w:bookmarkEnd w:id="1177"/>
    </w:p>
    <w:p w:rsidR="0009147F" w:rsidRPr="00AB4D58"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O circuito </w:t>
      </w:r>
      <w:r>
        <w:rPr>
          <w:rFonts w:ascii="Arial" w:hAnsi="Arial" w:cs="Arial"/>
          <w:sz w:val="24"/>
          <w:szCs w:val="24"/>
        </w:rPr>
        <w:t>da Figura 20</w:t>
      </w:r>
      <w:r w:rsidRPr="00AB4D58">
        <w:rPr>
          <w:rFonts w:ascii="Arial" w:hAnsi="Arial" w:cs="Arial"/>
          <w:sz w:val="24"/>
          <w:szCs w:val="24"/>
        </w:rPr>
        <w:t xml:space="preserve"> é o esquema de ligação genérico de ligação dos sensores. Ele retrata o instante de não-acionamento, ou seja, de repouso do sensor, onde as portas não estão nem completamente abertas nem completamente fechadas.</w:t>
      </w:r>
    </w:p>
    <w:p w:rsidR="0009147F" w:rsidRDefault="00EC6740" w:rsidP="00850657">
      <w:pPr>
        <w:keepNext/>
        <w:jc w:val="center"/>
      </w:pPr>
      <w:r>
        <w:rPr>
          <w:noProof/>
          <w:lang w:eastAsia="pt-BR"/>
        </w:rPr>
        <w:drawing>
          <wp:inline distT="0" distB="0" distL="0" distR="0">
            <wp:extent cx="5351145" cy="3148965"/>
            <wp:effectExtent l="0" t="0" r="190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1145" cy="3148965"/>
                    </a:xfrm>
                    <a:prstGeom prst="rect">
                      <a:avLst/>
                    </a:prstGeom>
                    <a:noFill/>
                    <a:ln>
                      <a:noFill/>
                    </a:ln>
                  </pic:spPr>
                </pic:pic>
              </a:graphicData>
            </a:graphic>
          </wp:inline>
        </w:drawing>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20</w:t>
      </w:r>
      <w:r w:rsidRPr="00876A6D">
        <w:rPr>
          <w:rFonts w:ascii="Arial" w:hAnsi="Arial" w:cs="Arial"/>
          <w:sz w:val="20"/>
          <w:szCs w:val="20"/>
        </w:rPr>
        <w:t xml:space="preserve"> - Diagrama de ligação dos sensores de posição das portas da cabine</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 xml:space="preserve">Uma fonte de 5VDC alimenta o comum dos sensores. Em estado de repouso o sensor mantém o estado “HIGH” na porta que é conectado na placa do Arduino. O </w:t>
      </w:r>
      <w:r>
        <w:rPr>
          <w:rFonts w:ascii="Arial" w:hAnsi="Arial" w:cs="Arial"/>
          <w:sz w:val="24"/>
          <w:szCs w:val="24"/>
        </w:rPr>
        <w:lastRenderedPageBreak/>
        <w:t>L</w:t>
      </w:r>
      <w:r w:rsidRPr="00AB4D58">
        <w:rPr>
          <w:rFonts w:ascii="Arial" w:hAnsi="Arial" w:cs="Arial"/>
          <w:sz w:val="24"/>
          <w:szCs w:val="24"/>
        </w:rPr>
        <w:t>ed de acionamento se mantém apagado. Quando a porta atinge um dos limites a c</w:t>
      </w:r>
      <w:r>
        <w:rPr>
          <w:rFonts w:ascii="Arial" w:hAnsi="Arial" w:cs="Arial"/>
          <w:sz w:val="24"/>
          <w:szCs w:val="24"/>
        </w:rPr>
        <w:t>have comuta, fazendo com que o L</w:t>
      </w:r>
      <w:r w:rsidRPr="00AB4D58">
        <w:rPr>
          <w:rFonts w:ascii="Arial" w:hAnsi="Arial" w:cs="Arial"/>
          <w:sz w:val="24"/>
          <w:szCs w:val="24"/>
        </w:rPr>
        <w:t>ed se acenda. Apesar de o Arduino possuir resistores de pull-upna suas portas, experimentamos valores altos de tensão (cerca de 1,5V) para o estado lógico “LOW” no uso desta micro-switch</w:t>
      </w:r>
      <w:r>
        <w:rPr>
          <w:rFonts w:ascii="Arial" w:hAnsi="Arial" w:cs="Arial"/>
          <w:sz w:val="24"/>
          <w:szCs w:val="24"/>
        </w:rPr>
        <w:t xml:space="preserve">. O resistor R2, </w:t>
      </w:r>
      <w:r w:rsidRPr="00AB4D58">
        <w:rPr>
          <w:rFonts w:ascii="Arial" w:hAnsi="Arial" w:cs="Arial"/>
          <w:sz w:val="24"/>
          <w:szCs w:val="24"/>
        </w:rPr>
        <w:t>portanto faz uma redundância deste pullup e força a porta digital receber 0V.</w:t>
      </w:r>
    </w:p>
    <w:p w:rsidR="0009147F" w:rsidRPr="008D32FF" w:rsidRDefault="0009147F" w:rsidP="00850657">
      <w:pPr>
        <w:spacing w:line="360" w:lineRule="auto"/>
        <w:ind w:firstLine="708"/>
        <w:jc w:val="both"/>
        <w:rPr>
          <w:rFonts w:ascii="Arial" w:hAnsi="Arial" w:cs="Arial"/>
          <w:sz w:val="24"/>
          <w:szCs w:val="24"/>
        </w:rPr>
      </w:pPr>
    </w:p>
    <w:p w:rsidR="0009147F" w:rsidRPr="008D32FF" w:rsidRDefault="0009147F" w:rsidP="00850657">
      <w:pPr>
        <w:pStyle w:val="Ttulo2"/>
        <w:rPr>
          <w:rFonts w:ascii="Arial" w:hAnsi="Arial" w:cs="Arial"/>
          <w:color w:val="auto"/>
          <w:sz w:val="24"/>
          <w:szCs w:val="24"/>
        </w:rPr>
      </w:pPr>
      <w:bookmarkStart w:id="1178" w:name="_Toc466010583"/>
      <w:bookmarkStart w:id="1179" w:name="_Toc466021433"/>
      <w:r w:rsidRPr="008D32FF">
        <w:rPr>
          <w:rFonts w:ascii="Arial" w:hAnsi="Arial" w:cs="Arial"/>
          <w:color w:val="auto"/>
          <w:sz w:val="24"/>
          <w:szCs w:val="24"/>
        </w:rPr>
        <w:t>3.2.1.4 Matriz de causa e efeito</w:t>
      </w:r>
      <w:bookmarkEnd w:id="1178"/>
      <w:bookmarkEnd w:id="1179"/>
    </w:p>
    <w:p w:rsidR="0009147F" w:rsidRDefault="0009147F" w:rsidP="00850657">
      <w:pPr>
        <w:spacing w:line="360" w:lineRule="auto"/>
        <w:ind w:firstLine="708"/>
        <w:jc w:val="both"/>
        <w:rPr>
          <w:rFonts w:ascii="Arial" w:hAnsi="Arial" w:cs="Arial"/>
          <w:sz w:val="24"/>
          <w:szCs w:val="24"/>
        </w:rPr>
      </w:pPr>
    </w:p>
    <w:p w:rsidR="0009147F" w:rsidRDefault="0009147F" w:rsidP="00850657">
      <w:pPr>
        <w:spacing w:line="360" w:lineRule="auto"/>
        <w:ind w:firstLine="708"/>
        <w:jc w:val="both"/>
        <w:rPr>
          <w:rFonts w:ascii="Arial" w:hAnsi="Arial" w:cs="Arial"/>
          <w:sz w:val="24"/>
          <w:szCs w:val="24"/>
        </w:rPr>
      </w:pPr>
      <w:r>
        <w:rPr>
          <w:rFonts w:ascii="Arial" w:hAnsi="Arial" w:cs="Arial"/>
          <w:sz w:val="24"/>
          <w:szCs w:val="24"/>
        </w:rPr>
        <w:t xml:space="preserve">A matriz, conforme Figura 21 </w:t>
      </w:r>
      <w:r w:rsidRPr="00AB4D58">
        <w:rPr>
          <w:rFonts w:ascii="Arial" w:hAnsi="Arial" w:cs="Arial"/>
          <w:sz w:val="24"/>
          <w:szCs w:val="24"/>
        </w:rPr>
        <w:t>resume os intertravamentos dos sensores. Na coluna da esquerda o causador e na linha superior o possível efeito.</w:t>
      </w:r>
    </w:p>
    <w:p w:rsidR="0009147F" w:rsidRDefault="00EC6740" w:rsidP="00850657">
      <w:pPr>
        <w:pStyle w:val="SemEspaamento"/>
      </w:pPr>
      <w:r>
        <w:rPr>
          <w:noProof/>
          <w:lang w:eastAsia="pt-BR"/>
        </w:rPr>
        <w:drawing>
          <wp:inline distT="0" distB="0" distL="0" distR="0">
            <wp:extent cx="5391150" cy="217868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2178685"/>
                    </a:xfrm>
                    <a:prstGeom prst="rect">
                      <a:avLst/>
                    </a:prstGeom>
                    <a:noFill/>
                    <a:ln>
                      <a:noFill/>
                    </a:ln>
                  </pic:spPr>
                </pic:pic>
              </a:graphicData>
            </a:graphic>
          </wp:inline>
        </w:drawing>
      </w:r>
    </w:p>
    <w:p w:rsidR="0009147F" w:rsidRDefault="0009147F" w:rsidP="00850657">
      <w:pPr>
        <w:pStyle w:val="SemEspaamento"/>
        <w:jc w:val="center"/>
        <w:rPr>
          <w:rFonts w:ascii="Arial" w:hAnsi="Arial" w:cs="Arial"/>
          <w:i/>
          <w:sz w:val="20"/>
          <w:szCs w:val="20"/>
        </w:rPr>
      </w:pP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21</w:t>
      </w:r>
      <w:r w:rsidRPr="00876A6D">
        <w:rPr>
          <w:rFonts w:ascii="Arial" w:hAnsi="Arial" w:cs="Arial"/>
          <w:sz w:val="20"/>
          <w:szCs w:val="20"/>
        </w:rPr>
        <w:t xml:space="preserve"> - Matriz de causa X efeito</w:t>
      </w:r>
    </w:p>
    <w:p w:rsidR="0009147F" w:rsidRPr="00876A6D" w:rsidRDefault="0009147F" w:rsidP="00850657">
      <w:pPr>
        <w:pStyle w:val="SemEspaamento"/>
        <w:jc w:val="center"/>
        <w:rPr>
          <w:rFonts w:ascii="Arial" w:hAnsi="Arial" w:cs="Arial"/>
          <w:sz w:val="20"/>
          <w:szCs w:val="20"/>
        </w:rPr>
      </w:pPr>
      <w:r w:rsidRPr="00876A6D">
        <w:rPr>
          <w:rFonts w:ascii="Arial" w:hAnsi="Arial" w:cs="Arial"/>
          <w:sz w:val="20"/>
          <w:szCs w:val="20"/>
        </w:rPr>
        <w:t>(fonte: do autor)</w:t>
      </w:r>
    </w:p>
    <w:p w:rsidR="0009147F" w:rsidRPr="00876A6D" w:rsidRDefault="0009147F" w:rsidP="00850657"/>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segunda linha temos como causa o acionamento do sensor externo esquerdo, e como causa apenas o intertravamento com o motor de acionamento de abertura da porta da esquerda.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terceira linha temos como causa o acionamento do sensor externo direito, e como causa apenas o intertravamento com o motor de acionamento de abertura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Na quarta linha temos como causa o acionamento do sensor interno esquerda, e como causa o intertravamento com o motor de acionamento de fechamento da porta da esquerda. Outra causa é a lógica “E” que ele pode fazer com o sensor de fechamento da porta da direita.</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lastRenderedPageBreak/>
        <w:t>Na quinta linha temos como causa o acionamento do sensor interno direito, e como causa o intertravamento com 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spacing w:line="360" w:lineRule="auto"/>
        <w:ind w:firstLine="708"/>
        <w:jc w:val="both"/>
        <w:rPr>
          <w:rFonts w:ascii="Arial" w:hAnsi="Arial" w:cs="Arial"/>
          <w:sz w:val="24"/>
          <w:szCs w:val="24"/>
        </w:rPr>
      </w:pPr>
      <w:r w:rsidRPr="00AB4D58">
        <w:rPr>
          <w:rFonts w:ascii="Arial" w:hAnsi="Arial" w:cs="Arial"/>
          <w:sz w:val="24"/>
          <w:szCs w:val="24"/>
        </w:rPr>
        <w:t>Lembrar que o acionamento é em nível lógico “LOW”. Na lógica este sinal é normalizado.</w:t>
      </w:r>
    </w:p>
    <w:p w:rsidR="0009147F" w:rsidRDefault="0009147F" w:rsidP="00F81B53">
      <w:pPr>
        <w:pStyle w:val="Ttulo3"/>
        <w:spacing w:line="360" w:lineRule="auto"/>
        <w:jc w:val="both"/>
        <w:rPr>
          <w:rFonts w:ascii="Arial" w:hAnsi="Arial" w:cs="Arial"/>
          <w:lang w:eastAsia="pt-BR"/>
        </w:rPr>
      </w:pPr>
      <w:bookmarkStart w:id="1180" w:name="_Toc463899413"/>
    </w:p>
    <w:p w:rsidR="0009147F" w:rsidRPr="008D32FF" w:rsidRDefault="0009147F" w:rsidP="00F81B53">
      <w:pPr>
        <w:pStyle w:val="Ttulo3"/>
        <w:spacing w:line="360" w:lineRule="auto"/>
        <w:jc w:val="both"/>
        <w:rPr>
          <w:rFonts w:ascii="Arial" w:hAnsi="Arial" w:cs="Arial"/>
          <w:color w:val="auto"/>
          <w:lang w:eastAsia="pt-BR"/>
        </w:rPr>
      </w:pPr>
      <w:bookmarkStart w:id="1181" w:name="_Toc466010584"/>
      <w:bookmarkStart w:id="1182" w:name="_Toc466021434"/>
      <w:r w:rsidRPr="008D32FF">
        <w:rPr>
          <w:rFonts w:ascii="Arial" w:hAnsi="Arial" w:cs="Arial"/>
          <w:color w:val="auto"/>
          <w:lang w:eastAsia="pt-BR"/>
        </w:rPr>
        <w:t>3.2.2</w:t>
      </w:r>
      <w:r w:rsidRPr="008D32FF">
        <w:rPr>
          <w:rFonts w:ascii="Arial" w:hAnsi="Arial" w:cs="Arial"/>
          <w:color w:val="auto"/>
          <w:lang w:eastAsia="pt-BR"/>
        </w:rPr>
        <w:tab/>
        <w:t>Lógica de Atendimento de Chamada</w:t>
      </w:r>
      <w:bookmarkEnd w:id="1180"/>
      <w:bookmarkEnd w:id="1181"/>
      <w:bookmarkEnd w:id="1182"/>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183" w:name="_Toc463899414"/>
    </w:p>
    <w:p w:rsidR="0009147F" w:rsidRDefault="0009147F" w:rsidP="00F81B53">
      <w:pPr>
        <w:pStyle w:val="Ttulo3"/>
        <w:spacing w:line="360" w:lineRule="auto"/>
        <w:jc w:val="both"/>
        <w:rPr>
          <w:rFonts w:ascii="Arial" w:hAnsi="Arial" w:cs="Arial"/>
          <w:color w:val="auto"/>
          <w:lang w:eastAsia="pt-BR"/>
        </w:rPr>
      </w:pPr>
      <w:bookmarkStart w:id="1184" w:name="_Toc466010585"/>
      <w:bookmarkStart w:id="1185" w:name="_Toc466021435"/>
      <w:r w:rsidRPr="008D32FF">
        <w:rPr>
          <w:rFonts w:ascii="Arial" w:hAnsi="Arial" w:cs="Arial"/>
          <w:color w:val="auto"/>
          <w:lang w:eastAsia="pt-BR"/>
        </w:rPr>
        <w:t>3.2.3</w:t>
      </w:r>
      <w:r w:rsidRPr="008D32FF">
        <w:rPr>
          <w:rFonts w:ascii="Arial" w:hAnsi="Arial" w:cs="Arial"/>
          <w:color w:val="auto"/>
          <w:lang w:eastAsia="pt-BR"/>
        </w:rPr>
        <w:tab/>
        <w:t>Comando Seletivo para Subida</w:t>
      </w:r>
      <w:bookmarkEnd w:id="1183"/>
      <w:bookmarkEnd w:id="1184"/>
      <w:bookmarkEnd w:id="1185"/>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ascii="Arial" w:hAnsi="Arial" w:cs="Arial"/>
          <w:lang w:eastAsia="pt-BR"/>
        </w:rPr>
        <w:t>Em construção</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186" w:name="_Toc463899415"/>
    </w:p>
    <w:p w:rsidR="0009147F" w:rsidRDefault="0009147F" w:rsidP="00F81B53">
      <w:pPr>
        <w:pStyle w:val="Ttulo3"/>
        <w:spacing w:line="360" w:lineRule="auto"/>
        <w:jc w:val="both"/>
        <w:rPr>
          <w:rFonts w:ascii="Arial" w:hAnsi="Arial" w:cs="Arial"/>
          <w:color w:val="auto"/>
          <w:lang w:eastAsia="pt-BR"/>
        </w:rPr>
      </w:pPr>
      <w:bookmarkStart w:id="1187" w:name="_Toc466010586"/>
      <w:bookmarkStart w:id="1188" w:name="_Toc466021436"/>
      <w:r w:rsidRPr="008D32FF">
        <w:rPr>
          <w:rFonts w:ascii="Arial" w:hAnsi="Arial" w:cs="Arial"/>
          <w:color w:val="auto"/>
          <w:lang w:eastAsia="pt-BR"/>
        </w:rPr>
        <w:t>3.2.4</w:t>
      </w:r>
      <w:r w:rsidRPr="008D32FF">
        <w:rPr>
          <w:rFonts w:ascii="Arial" w:hAnsi="Arial" w:cs="Arial"/>
          <w:color w:val="auto"/>
          <w:lang w:eastAsia="pt-BR"/>
        </w:rPr>
        <w:tab/>
        <w:t>Comando Seletivo para Descida</w:t>
      </w:r>
      <w:bookmarkEnd w:id="1186"/>
      <w:bookmarkEnd w:id="1187"/>
      <w:bookmarkEnd w:id="1188"/>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ascii="Arial" w:hAnsi="Arial" w:cs="Arial"/>
          <w:lang w:eastAsia="pt-BR"/>
        </w:rPr>
      </w:pPr>
      <w:r>
        <w:rPr>
          <w:rFonts w:ascii="Arial" w:hAnsi="Arial" w:cs="Arial"/>
          <w:lang w:eastAsia="pt-BR"/>
        </w:rPr>
        <w:t>Em construção</w:t>
      </w: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Default="0009147F" w:rsidP="0047640A">
      <w:pPr>
        <w:ind w:firstLine="708"/>
        <w:rPr>
          <w:lang w:eastAsia="pt-BR"/>
        </w:rPr>
      </w:pPr>
    </w:p>
    <w:p w:rsidR="0009147F" w:rsidRPr="0047640A" w:rsidRDefault="0009147F" w:rsidP="0047640A">
      <w:pPr>
        <w:ind w:firstLine="708"/>
        <w:rPr>
          <w:lang w:eastAsia="pt-BR"/>
        </w:rPr>
      </w:pPr>
    </w:p>
    <w:p w:rsidR="0009147F" w:rsidRPr="008D32FF" w:rsidRDefault="0009147F" w:rsidP="0047640A">
      <w:pPr>
        <w:pStyle w:val="Ttulo3"/>
        <w:spacing w:line="360" w:lineRule="auto"/>
        <w:jc w:val="both"/>
        <w:rPr>
          <w:rFonts w:ascii="Arial" w:hAnsi="Arial" w:cs="Arial"/>
          <w:color w:val="auto"/>
          <w:lang w:eastAsia="pt-BR"/>
        </w:rPr>
      </w:pPr>
      <w:bookmarkStart w:id="1189" w:name="_Toc466010587"/>
      <w:bookmarkStart w:id="1190" w:name="_Toc466021437"/>
      <w:r w:rsidRPr="008D32FF">
        <w:rPr>
          <w:rFonts w:ascii="Arial" w:hAnsi="Arial" w:cs="Arial"/>
          <w:color w:val="auto"/>
          <w:lang w:eastAsia="pt-BR"/>
        </w:rPr>
        <w:t>3.2.5</w:t>
      </w:r>
      <w:r w:rsidRPr="008D32FF">
        <w:rPr>
          <w:rFonts w:ascii="Arial" w:hAnsi="Arial" w:cs="Arial"/>
          <w:color w:val="auto"/>
          <w:lang w:eastAsia="pt-BR"/>
        </w:rPr>
        <w:tab/>
        <w:t>Circuito eletrônico dos motores das portas da cabine</w:t>
      </w:r>
      <w:bookmarkEnd w:id="1189"/>
      <w:bookmarkEnd w:id="1190"/>
    </w:p>
    <w:p w:rsidR="0009147F" w:rsidRDefault="0009147F" w:rsidP="0047640A">
      <w:pPr>
        <w:rPr>
          <w:lang w:eastAsia="pt-BR"/>
        </w:rPr>
      </w:pPr>
    </w:p>
    <w:p w:rsidR="0009147F" w:rsidRPr="00A72D1E" w:rsidRDefault="0009147F" w:rsidP="009F512A">
      <w:pPr>
        <w:spacing w:line="360" w:lineRule="auto"/>
        <w:ind w:firstLine="708"/>
        <w:jc w:val="both"/>
        <w:rPr>
          <w:rFonts w:ascii="Arial" w:hAnsi="Arial" w:cs="Arial"/>
          <w:lang w:eastAsia="pt-BR"/>
        </w:rPr>
      </w:pPr>
      <w:r>
        <w:rPr>
          <w:rFonts w:ascii="Arial" w:hAnsi="Arial" w:cs="Arial"/>
          <w:lang w:eastAsia="pt-BR"/>
        </w:rPr>
        <w:t>Conforme figura 22</w:t>
      </w:r>
      <w:r w:rsidRPr="00A72D1E">
        <w:rPr>
          <w:rFonts w:ascii="Arial" w:hAnsi="Arial" w:cs="Arial"/>
          <w:lang w:eastAsia="pt-BR"/>
        </w:rPr>
        <w:t xml:space="preserve"> elaborou-se o Bloco de funcionamento da porta da cabine do elevador. </w:t>
      </w:r>
    </w:p>
    <w:p w:rsidR="0009147F" w:rsidRDefault="0009147F" w:rsidP="009F512A"/>
    <w:p w:rsidR="0009147F" w:rsidRDefault="00EC6740" w:rsidP="009F512A">
      <w:pPr>
        <w:keepNext/>
        <w:jc w:val="center"/>
      </w:pPr>
      <w:r>
        <w:rPr>
          <w:noProof/>
          <w:lang w:eastAsia="pt-BR"/>
        </w:rPr>
        <w:drawing>
          <wp:inline distT="0" distB="0" distL="0" distR="0">
            <wp:extent cx="5391150" cy="3212465"/>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3212465"/>
                    </a:xfrm>
                    <a:prstGeom prst="rect">
                      <a:avLst/>
                    </a:prstGeom>
                    <a:noFill/>
                    <a:ln>
                      <a:noFill/>
                    </a:ln>
                  </pic:spPr>
                </pic:pic>
              </a:graphicData>
            </a:graphic>
          </wp:inline>
        </w:drawing>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22–Bloco Funcional</w:t>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(fonte: do autor)</w:t>
      </w:r>
    </w:p>
    <w:p w:rsidR="0009147F" w:rsidRPr="00A72D1E" w:rsidRDefault="0009147F" w:rsidP="009F512A"/>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Alimentação:</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Alimentação do circuito, proveniente de fonte chaveada externa. No pino 1 é conectado o neutro da fonte. O neutro é comum às demais alimentações. No pino 2 é conectada a tensão de +5Vdc e no pino 3 é conectada a tensão de +12Vdc.</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Arduino:</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lastRenderedPageBreak/>
        <w:t xml:space="preserve">Sinais provenientes dos pinos de saídas digitais do Arduino. Estas saídas são resultados de operações lógicas, que serão abordadas em etapa </w:t>
      </w:r>
      <w:r w:rsidRPr="00A72D1E">
        <w:rPr>
          <w:rFonts w:ascii="Arial" w:hAnsi="Arial" w:cs="Arial"/>
          <w:b/>
          <w:color w:val="FF0000"/>
          <w:sz w:val="24"/>
          <w:szCs w:val="24"/>
        </w:rPr>
        <w:t>posterior</w:t>
      </w:r>
      <w:r w:rsidRPr="00A72D1E">
        <w:rPr>
          <w:rFonts w:ascii="Arial" w:hAnsi="Arial" w:cs="Arial"/>
          <w:sz w:val="24"/>
          <w:szCs w:val="24"/>
        </w:rPr>
        <w:t>.</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primeiro e o segundo sinais lógicos são referentes à solicitação que o Arduino faz à ponte para que o motor gire para o sentido horário. O terceiro e quarto sinais lógicos são referentes à solicitação que o Arduino faz à ponte para que o motor gire para o sentido anti-horário. A tabela verdade destas combinações também será abordada mais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pStyle w:val="PargrafodaLista"/>
        <w:numPr>
          <w:ilvl w:val="0"/>
          <w:numId w:val="6"/>
        </w:numPr>
        <w:spacing w:line="360" w:lineRule="auto"/>
        <w:jc w:val="both"/>
        <w:rPr>
          <w:rFonts w:ascii="Arial" w:hAnsi="Arial" w:cs="Arial"/>
          <w:sz w:val="24"/>
          <w:szCs w:val="24"/>
        </w:rPr>
      </w:pPr>
      <w:r w:rsidRPr="00A72D1E">
        <w:rPr>
          <w:rFonts w:ascii="Arial" w:hAnsi="Arial" w:cs="Arial"/>
          <w:sz w:val="24"/>
          <w:szCs w:val="24"/>
        </w:rPr>
        <w:t xml:space="preserve">O quinto e sexto sinais se referem à habilitação de a ponte poder operar o referido motor. Estes sinais são provenientes de lógica de intertravamento, 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Ponte-H</w:t>
      </w:r>
    </w:p>
    <w:p w:rsidR="0009147F" w:rsidRPr="00A72D1E" w:rsidRDefault="0009147F"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Circuito integrado que recebe sinais digitais da saída do Arduino e direciona a tensão selecionada (sentido de rotação) ao motor, porém antes desta tensão chegar ao motor ela é regulada pelo próximo bloco.</w:t>
      </w:r>
    </w:p>
    <w:p w:rsidR="0009147F" w:rsidRPr="00A72D1E" w:rsidRDefault="0009147F" w:rsidP="009F512A">
      <w:pPr>
        <w:spacing w:line="360" w:lineRule="auto"/>
        <w:jc w:val="both"/>
        <w:rPr>
          <w:rFonts w:ascii="Arial" w:hAnsi="Arial" w:cs="Arial"/>
          <w:sz w:val="24"/>
          <w:szCs w:val="24"/>
        </w:rPr>
      </w:pPr>
      <w:r w:rsidRPr="00A72D1E">
        <w:rPr>
          <w:rFonts w:ascii="Arial" w:hAnsi="Arial" w:cs="Arial"/>
          <w:sz w:val="24"/>
          <w:szCs w:val="24"/>
        </w:rPr>
        <w:t>Regulador de velocidade</w:t>
      </w:r>
    </w:p>
    <w:p w:rsidR="0009147F" w:rsidRDefault="0009147F" w:rsidP="009F512A">
      <w:pPr>
        <w:pStyle w:val="PargrafodaLista"/>
        <w:numPr>
          <w:ilvl w:val="0"/>
          <w:numId w:val="7"/>
        </w:numPr>
        <w:spacing w:line="360" w:lineRule="auto"/>
        <w:jc w:val="both"/>
        <w:rPr>
          <w:rFonts w:ascii="Arial" w:hAnsi="Arial" w:cs="Arial"/>
          <w:sz w:val="24"/>
          <w:szCs w:val="24"/>
        </w:rPr>
      </w:pPr>
      <w:r w:rsidRPr="00A72D1E">
        <w:rPr>
          <w:rFonts w:ascii="Arial" w:hAnsi="Arial" w:cs="Arial"/>
          <w:sz w:val="24"/>
          <w:szCs w:val="24"/>
        </w:rPr>
        <w:t>Regulador de tensão para os motores das portas. Uma tensão de 12volts contínuos chega em alguma das portas de entrada (E1, E2, E3 ou E4). A tensão nesta porta é diretamente ligada aos níveis lógicos das saídas digitais do Arduino. Se o Arduino está escrevendo “</w:t>
      </w:r>
      <w:smartTag w:uri="urn:schemas-microsoft-com:office:smarttags" w:element="metricconverter">
        <w:smartTagPr>
          <w:attr w:name="ProductID" w:val="1,25 a"/>
        </w:smartTagPr>
        <w:r w:rsidRPr="00A72D1E">
          <w:rPr>
            <w:rFonts w:ascii="Arial" w:hAnsi="Arial" w:cs="Arial"/>
            <w:sz w:val="24"/>
            <w:szCs w:val="24"/>
          </w:rPr>
          <w:t>1”</w:t>
        </w:r>
      </w:smartTag>
      <w:r w:rsidRPr="00A72D1E">
        <w:rPr>
          <w:rFonts w:ascii="Arial" w:hAnsi="Arial" w:cs="Arial"/>
          <w:sz w:val="24"/>
          <w:szCs w:val="24"/>
        </w:rPr>
        <w:t xml:space="preserve"> na porta, então a tensão na porta do regulador estará em 12V, caso o Arduino escreva “</w:t>
      </w:r>
      <w:smartTag w:uri="urn:schemas-microsoft-com:office:smarttags" w:element="metricconverter">
        <w:smartTagPr>
          <w:attr w:name="ProductID" w:val="1,25 a"/>
        </w:smartTagPr>
        <w:r w:rsidRPr="00A72D1E">
          <w:rPr>
            <w:rFonts w:ascii="Arial" w:hAnsi="Arial" w:cs="Arial"/>
            <w:sz w:val="24"/>
            <w:szCs w:val="24"/>
          </w:rPr>
          <w:t>0”</w:t>
        </w:r>
      </w:smartTag>
      <w:r w:rsidRPr="00A72D1E">
        <w:rPr>
          <w:rFonts w:ascii="Arial" w:hAnsi="Arial" w:cs="Arial"/>
          <w:sz w:val="24"/>
          <w:szCs w:val="24"/>
        </w:rPr>
        <w:t xml:space="preserve"> a tensão é 0V. Cada porta possui internamente um regulador, que faz a sua saída proporcional (S1, S2, S3 ou S4) de </w:t>
      </w:r>
      <w:smartTag w:uri="urn:schemas-microsoft-com:office:smarttags" w:element="metricconverter">
        <w:smartTagPr>
          <w:attr w:name="ProductID" w:val="1,25 a"/>
        </w:smartTagPr>
        <w:r w:rsidRPr="00A72D1E">
          <w:rPr>
            <w:rFonts w:ascii="Arial" w:hAnsi="Arial" w:cs="Arial"/>
            <w:sz w:val="24"/>
            <w:szCs w:val="24"/>
          </w:rPr>
          <w:t>1,25 a</w:t>
        </w:r>
      </w:smartTag>
      <w:r w:rsidRPr="00A72D1E">
        <w:rPr>
          <w:rFonts w:ascii="Arial" w:hAnsi="Arial" w:cs="Arial"/>
          <w:sz w:val="24"/>
          <w:szCs w:val="24"/>
        </w:rPr>
        <w:t xml:space="preserve">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Default="0009147F" w:rsidP="009F512A">
      <w:pPr>
        <w:spacing w:line="360" w:lineRule="auto"/>
        <w:jc w:val="both"/>
        <w:rPr>
          <w:rFonts w:ascii="Arial" w:hAnsi="Arial" w:cs="Arial"/>
          <w:sz w:val="24"/>
          <w:szCs w:val="24"/>
        </w:rPr>
      </w:pPr>
    </w:p>
    <w:p w:rsidR="0009147F" w:rsidRPr="009F512A" w:rsidRDefault="0009147F" w:rsidP="009F512A">
      <w:pPr>
        <w:spacing w:line="360" w:lineRule="auto"/>
        <w:ind w:left="360"/>
        <w:jc w:val="both"/>
        <w:rPr>
          <w:rFonts w:ascii="Arial" w:hAnsi="Arial" w:cs="Arial"/>
          <w:sz w:val="24"/>
          <w:szCs w:val="24"/>
        </w:rPr>
      </w:pPr>
      <w:r>
        <w:rPr>
          <w:rFonts w:ascii="Arial" w:hAnsi="Arial" w:cs="Arial"/>
          <w:sz w:val="24"/>
          <w:szCs w:val="24"/>
        </w:rPr>
        <w:t>Na figura 23 tem-se o funcionamento do Regulador de Velocidade.</w:t>
      </w:r>
    </w:p>
    <w:p w:rsidR="0009147F" w:rsidRDefault="00EC6740" w:rsidP="009F512A">
      <w:pPr>
        <w:jc w:val="center"/>
      </w:pPr>
      <w:r>
        <w:rPr>
          <w:noProof/>
          <w:lang w:eastAsia="pt-BR"/>
        </w:rPr>
        <w:drawing>
          <wp:inline distT="0" distB="0" distL="0" distR="0">
            <wp:extent cx="4380865" cy="5001260"/>
            <wp:effectExtent l="0" t="0" r="635"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0865" cy="5001260"/>
                    </a:xfrm>
                    <a:prstGeom prst="rect">
                      <a:avLst/>
                    </a:prstGeom>
                    <a:noFill/>
                    <a:ln>
                      <a:noFill/>
                    </a:ln>
                  </pic:spPr>
                </pic:pic>
              </a:graphicData>
            </a:graphic>
          </wp:inline>
        </w:drawing>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 xml:space="preserve">Figura </w:t>
      </w:r>
      <w:r>
        <w:rPr>
          <w:rFonts w:ascii="Arial" w:hAnsi="Arial" w:cs="Arial"/>
          <w:sz w:val="20"/>
          <w:szCs w:val="20"/>
        </w:rPr>
        <w:t>23–Regulador de Velocidade</w:t>
      </w:r>
    </w:p>
    <w:p w:rsidR="0009147F" w:rsidRPr="00876A6D" w:rsidRDefault="0009147F" w:rsidP="009F512A">
      <w:pPr>
        <w:pStyle w:val="SemEspaamento"/>
        <w:jc w:val="center"/>
        <w:rPr>
          <w:rFonts w:ascii="Arial" w:hAnsi="Arial" w:cs="Arial"/>
          <w:sz w:val="20"/>
          <w:szCs w:val="20"/>
        </w:rPr>
      </w:pPr>
      <w:r w:rsidRPr="00876A6D">
        <w:rPr>
          <w:rFonts w:ascii="Arial" w:hAnsi="Arial" w:cs="Arial"/>
          <w:sz w:val="20"/>
          <w:szCs w:val="20"/>
        </w:rPr>
        <w:t>(fonte: do autor)</w:t>
      </w:r>
    </w:p>
    <w:p w:rsidR="0009147F" w:rsidRDefault="0009147F" w:rsidP="009F512A">
      <w:pPr>
        <w:jc w:val="center"/>
      </w:pPr>
    </w:p>
    <w:p w:rsidR="0009147F" w:rsidRDefault="0009147F" w:rsidP="009F512A">
      <w:pPr>
        <w:jc w:val="center"/>
      </w:pPr>
    </w:p>
    <w:p w:rsidR="0009147F" w:rsidRPr="00A72D1E" w:rsidRDefault="0009147F" w:rsidP="009F512A">
      <w:pPr>
        <w:spacing w:line="360" w:lineRule="auto"/>
        <w:ind w:firstLine="708"/>
        <w:jc w:val="both"/>
        <w:rPr>
          <w:rFonts w:ascii="Arial" w:hAnsi="Arial" w:cs="Arial"/>
        </w:rPr>
      </w:pPr>
      <w:r w:rsidRPr="00A72D1E">
        <w:rPr>
          <w:rFonts w:ascii="Arial" w:hAnsi="Arial" w:cs="Arial"/>
        </w:rPr>
        <w:t xml:space="preserve">O controle dos motores da porta da cabine basicamente dependerá de uma requisição de abertura e uma requisição de fechamento das portas.  Esta requisição é proveniente do Arduino, </w:t>
      </w:r>
      <w:r w:rsidRPr="00A72D1E">
        <w:rPr>
          <w:rFonts w:ascii="Arial" w:hAnsi="Arial" w:cs="Arial"/>
          <w:sz w:val="24"/>
          <w:szCs w:val="24"/>
        </w:rPr>
        <w:t xml:space="preserve">será explicado </w:t>
      </w:r>
      <w:r w:rsidRPr="00A72D1E">
        <w:rPr>
          <w:rFonts w:ascii="Arial" w:hAnsi="Arial" w:cs="Arial"/>
          <w:b/>
          <w:color w:val="FF0000"/>
          <w:sz w:val="24"/>
          <w:szCs w:val="24"/>
        </w:rPr>
        <w:t>adiante</w:t>
      </w:r>
      <w:r w:rsidRPr="00A72D1E">
        <w:rPr>
          <w:rFonts w:ascii="Arial" w:hAnsi="Arial" w:cs="Arial"/>
          <w:sz w:val="24"/>
          <w:szCs w:val="24"/>
        </w:rPr>
        <w:t>.</w:t>
      </w:r>
    </w:p>
    <w:p w:rsidR="0009147F" w:rsidRPr="0047640A" w:rsidRDefault="0009147F" w:rsidP="0047640A">
      <w:pPr>
        <w:rPr>
          <w:lang w:eastAsia="pt-BR"/>
        </w:rPr>
      </w:pPr>
    </w:p>
    <w:p w:rsidR="0009147F" w:rsidRDefault="0009147F" w:rsidP="00F81B53">
      <w:pPr>
        <w:pStyle w:val="Ttulo3"/>
        <w:spacing w:line="360" w:lineRule="auto"/>
        <w:jc w:val="both"/>
        <w:rPr>
          <w:rFonts w:ascii="Arial" w:hAnsi="Arial" w:cs="Arial"/>
          <w:lang w:eastAsia="pt-BR"/>
        </w:rPr>
      </w:pPr>
      <w:bookmarkStart w:id="1191" w:name="_Toc463899416"/>
    </w:p>
    <w:p w:rsidR="0009147F" w:rsidRDefault="0009147F" w:rsidP="003F1A9E">
      <w:pPr>
        <w:rPr>
          <w:lang w:eastAsia="pt-BR"/>
        </w:rPr>
      </w:pPr>
    </w:p>
    <w:p w:rsidR="0009147F" w:rsidRPr="003F1A9E" w:rsidRDefault="0009147F" w:rsidP="003F1A9E">
      <w:pPr>
        <w:rPr>
          <w:lang w:eastAsia="pt-BR"/>
        </w:rPr>
      </w:pPr>
    </w:p>
    <w:p w:rsidR="0009147F" w:rsidRPr="008D32FF" w:rsidRDefault="0009147F" w:rsidP="00F81B53">
      <w:pPr>
        <w:pStyle w:val="Ttulo3"/>
        <w:spacing w:line="360" w:lineRule="auto"/>
        <w:jc w:val="both"/>
        <w:rPr>
          <w:rFonts w:ascii="Arial" w:hAnsi="Arial" w:cs="Arial"/>
          <w:color w:val="auto"/>
          <w:lang w:eastAsia="pt-BR"/>
        </w:rPr>
      </w:pPr>
      <w:bookmarkStart w:id="1192" w:name="_Toc466010588"/>
      <w:bookmarkStart w:id="1193" w:name="_Toc466021438"/>
      <w:r w:rsidRPr="008D32FF">
        <w:rPr>
          <w:rFonts w:ascii="Arial" w:hAnsi="Arial" w:cs="Arial"/>
          <w:color w:val="auto"/>
          <w:lang w:eastAsia="pt-BR"/>
        </w:rPr>
        <w:t>3</w:t>
      </w:r>
      <w:r>
        <w:rPr>
          <w:rFonts w:ascii="Arial" w:hAnsi="Arial" w:cs="Arial"/>
          <w:color w:val="auto"/>
          <w:lang w:eastAsia="pt-BR"/>
        </w:rPr>
        <w:t>.2.6</w:t>
      </w:r>
      <w:r w:rsidRPr="008D32FF">
        <w:rPr>
          <w:rFonts w:ascii="Arial" w:hAnsi="Arial" w:cs="Arial"/>
          <w:color w:val="auto"/>
          <w:lang w:eastAsia="pt-BR"/>
        </w:rPr>
        <w:tab/>
        <w:t>Botão de Emergência</w:t>
      </w:r>
      <w:bookmarkEnd w:id="1191"/>
      <w:bookmarkEnd w:id="1192"/>
      <w:bookmarkEnd w:id="1193"/>
    </w:p>
    <w:p w:rsidR="0009147F" w:rsidRPr="00950795" w:rsidRDefault="0009147F" w:rsidP="00F81B53">
      <w:pPr>
        <w:spacing w:line="360" w:lineRule="auto"/>
        <w:jc w:val="both"/>
        <w:rPr>
          <w:lang w:eastAsia="pt-BR"/>
        </w:rPr>
      </w:pPr>
    </w:p>
    <w:p w:rsidR="0009147F" w:rsidRDefault="0009147F" w:rsidP="00F81B53">
      <w:pPr>
        <w:spacing w:line="360" w:lineRule="auto"/>
        <w:ind w:firstLine="708"/>
        <w:jc w:val="both"/>
        <w:rPr>
          <w:rFonts w:ascii="Arial" w:hAnsi="Arial" w:cs="Arial"/>
          <w:sz w:val="24"/>
          <w:szCs w:val="24"/>
        </w:rPr>
      </w:pPr>
      <w:r w:rsidRPr="002B2F4D">
        <w:rPr>
          <w:rFonts w:ascii="Arial" w:hAnsi="Arial" w:cs="Arial"/>
          <w:sz w:val="24"/>
          <w:szCs w:val="24"/>
        </w:rPr>
        <w:t>De acordo com a Norma Brasileira</w:t>
      </w:r>
      <w:r>
        <w:rPr>
          <w:rFonts w:ascii="Arial" w:hAnsi="Arial" w:cs="Arial"/>
          <w:sz w:val="24"/>
          <w:szCs w:val="24"/>
        </w:rPr>
        <w:t xml:space="preserve"> ABNT NBR 5410(</w:t>
      </w:r>
      <w:r w:rsidRPr="002B2F4D">
        <w:rPr>
          <w:rFonts w:ascii="Arial" w:hAnsi="Arial" w:cs="Arial"/>
          <w:sz w:val="24"/>
          <w:szCs w:val="24"/>
        </w:rPr>
        <w:t>2004)</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r w:rsidRPr="002B2F4D">
        <w:rPr>
          <w:rFonts w:ascii="Arial" w:hAnsi="Arial" w:cs="Arial"/>
          <w:sz w:val="24"/>
          <w:szCs w:val="24"/>
        </w:rPr>
        <w:t xml:space="preserve"> sempre que forem previstas situações de perigo em que se faça necessário desenergizar um circuito, devem ser providos dispositivos</w:t>
      </w:r>
      <w:r>
        <w:rPr>
          <w:rFonts w:ascii="Arial" w:hAnsi="Arial" w:cs="Arial"/>
          <w:sz w:val="24"/>
          <w:szCs w:val="24"/>
        </w:rPr>
        <w:t xml:space="preserve"> de desligamento de emergência, facilmente </w:t>
      </w:r>
      <w:r w:rsidRPr="0047640A">
        <w:rPr>
          <w:rFonts w:ascii="Arial" w:hAnsi="Arial" w:cs="Arial"/>
          <w:sz w:val="24"/>
          <w:szCs w:val="24"/>
        </w:rPr>
        <w:t xml:space="preserve">identificáveis e rapidamente manobráveis. </w:t>
      </w:r>
    </w:p>
    <w:p w:rsidR="0009147F" w:rsidRPr="0047640A" w:rsidRDefault="0009147F" w:rsidP="00F81B53">
      <w:pPr>
        <w:spacing w:line="360" w:lineRule="auto"/>
        <w:ind w:firstLine="708"/>
        <w:jc w:val="both"/>
        <w:rPr>
          <w:rFonts w:ascii="Arial" w:hAnsi="Arial" w:cs="Arial"/>
          <w:sz w:val="24"/>
          <w:szCs w:val="24"/>
        </w:rPr>
      </w:pPr>
    </w:p>
    <w:p w:rsidR="0009147F" w:rsidRDefault="0009147F" w:rsidP="0047640A">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47640A">
      <w:pPr>
        <w:spacing w:line="360" w:lineRule="auto"/>
        <w:ind w:firstLine="708"/>
        <w:jc w:val="both"/>
        <w:rPr>
          <w:rFonts w:ascii="Arial" w:hAnsi="Arial" w:cs="Arial"/>
          <w:sz w:val="24"/>
          <w:szCs w:val="24"/>
          <w:lang w:eastAsia="pt-BR"/>
        </w:rPr>
      </w:pPr>
    </w:p>
    <w:p w:rsidR="0009147F" w:rsidRDefault="0009147F" w:rsidP="00F81B53">
      <w:pPr>
        <w:pStyle w:val="Ttulo1"/>
        <w:spacing w:line="360" w:lineRule="auto"/>
        <w:jc w:val="both"/>
        <w:rPr>
          <w:rFonts w:ascii="Arial" w:hAnsi="Arial" w:cs="Arial"/>
          <w:color w:val="000000"/>
          <w:sz w:val="24"/>
          <w:szCs w:val="24"/>
          <w:lang w:eastAsia="pt-BR"/>
        </w:rPr>
      </w:pPr>
      <w:bookmarkStart w:id="1194" w:name="_Toc466010589"/>
      <w:bookmarkStart w:id="1195" w:name="_Toc466021439"/>
      <w:r>
        <w:rPr>
          <w:rFonts w:ascii="Arial" w:hAnsi="Arial" w:cs="Arial"/>
          <w:color w:val="000000"/>
          <w:sz w:val="24"/>
          <w:szCs w:val="24"/>
          <w:lang w:eastAsia="pt-BR"/>
        </w:rPr>
        <w:t>4</w:t>
      </w:r>
      <w:r>
        <w:rPr>
          <w:rFonts w:ascii="Arial" w:hAnsi="Arial" w:cs="Arial"/>
          <w:color w:val="000000"/>
          <w:sz w:val="24"/>
          <w:szCs w:val="24"/>
          <w:lang w:eastAsia="pt-BR"/>
        </w:rPr>
        <w:tab/>
        <w:t>CONCLUSÃO</w:t>
      </w:r>
      <w:bookmarkEnd w:id="1194"/>
      <w:bookmarkEnd w:id="1195"/>
    </w:p>
    <w:p w:rsidR="0009147F" w:rsidRDefault="0009147F" w:rsidP="00CC5600">
      <w:pPr>
        <w:rPr>
          <w:lang w:eastAsia="pt-BR"/>
        </w:rPr>
      </w:pPr>
    </w:p>
    <w:p w:rsidR="0009147F" w:rsidRDefault="0009147F" w:rsidP="00850657">
      <w:pPr>
        <w:spacing w:line="360" w:lineRule="auto"/>
        <w:ind w:firstLine="708"/>
        <w:jc w:val="both"/>
        <w:rPr>
          <w:rFonts w:ascii="Arial" w:hAnsi="Arial" w:cs="Arial"/>
          <w:sz w:val="24"/>
          <w:szCs w:val="24"/>
          <w:lang w:eastAsia="pt-BR"/>
        </w:rPr>
      </w:pPr>
      <w:r w:rsidRPr="0047640A">
        <w:rPr>
          <w:rFonts w:ascii="Arial" w:hAnsi="Arial" w:cs="Arial"/>
          <w:sz w:val="24"/>
          <w:szCs w:val="24"/>
          <w:lang w:eastAsia="pt-BR"/>
        </w:rPr>
        <w:t>Em construção</w:t>
      </w: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850657">
      <w:pPr>
        <w:spacing w:line="360" w:lineRule="auto"/>
        <w:ind w:firstLine="708"/>
        <w:jc w:val="both"/>
        <w:rPr>
          <w:rFonts w:ascii="Arial" w:hAnsi="Arial" w:cs="Arial"/>
          <w:sz w:val="24"/>
          <w:szCs w:val="24"/>
          <w:lang w:eastAsia="pt-BR"/>
        </w:rPr>
      </w:pPr>
    </w:p>
    <w:p w:rsidR="0009147F" w:rsidRDefault="0009147F" w:rsidP="00F81B53">
      <w:pPr>
        <w:pStyle w:val="Ttulo1"/>
        <w:spacing w:line="360" w:lineRule="auto"/>
        <w:jc w:val="both"/>
        <w:rPr>
          <w:rFonts w:ascii="Arial" w:hAnsi="Arial" w:cs="Arial"/>
          <w:color w:val="000000"/>
          <w:sz w:val="24"/>
          <w:szCs w:val="24"/>
          <w:lang w:eastAsia="pt-BR"/>
        </w:rPr>
      </w:pPr>
      <w:bookmarkStart w:id="1196" w:name="_Toc463898441"/>
      <w:bookmarkStart w:id="1197" w:name="_Toc463899418"/>
      <w:bookmarkStart w:id="1198" w:name="_Toc466010590"/>
      <w:bookmarkStart w:id="1199" w:name="_Toc466021440"/>
      <w:r>
        <w:rPr>
          <w:rFonts w:ascii="Arial" w:hAnsi="Arial" w:cs="Arial"/>
          <w:color w:val="000000"/>
          <w:sz w:val="24"/>
          <w:szCs w:val="24"/>
          <w:lang w:eastAsia="pt-BR"/>
        </w:rPr>
        <w:t>5</w:t>
      </w:r>
      <w:r>
        <w:rPr>
          <w:rFonts w:ascii="Arial" w:hAnsi="Arial" w:cs="Arial"/>
          <w:color w:val="000000"/>
          <w:sz w:val="24"/>
          <w:szCs w:val="24"/>
          <w:lang w:eastAsia="pt-BR"/>
        </w:rPr>
        <w:tab/>
        <w:t>REFERÊNCIA</w:t>
      </w:r>
      <w:bookmarkEnd w:id="1196"/>
      <w:bookmarkEnd w:id="1197"/>
      <w:r>
        <w:rPr>
          <w:rFonts w:ascii="Arial" w:hAnsi="Arial" w:cs="Arial"/>
          <w:color w:val="000000"/>
          <w:sz w:val="24"/>
          <w:szCs w:val="24"/>
          <w:lang w:eastAsia="pt-BR"/>
        </w:rPr>
        <w:t>S</w:t>
      </w:r>
      <w:bookmarkEnd w:id="1198"/>
      <w:bookmarkEnd w:id="1199"/>
    </w:p>
    <w:p w:rsidR="0009147F" w:rsidRDefault="0009147F" w:rsidP="00496234">
      <w:pPr>
        <w:spacing w:line="360" w:lineRule="auto"/>
        <w:jc w:val="both"/>
        <w:rPr>
          <w:rFonts w:ascii="Arial" w:hAnsi="Arial" w:cs="Arial"/>
          <w:sz w:val="24"/>
          <w:szCs w:val="24"/>
          <w:lang w:eastAsia="pt-BR"/>
        </w:rPr>
      </w:pP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MURATORI, José Roberto Muratori. Os desafios do Mercado de Automação Residencial. Disponível em: &lt;</w:t>
      </w:r>
      <w:hyperlink r:id="rId71" w:history="1">
        <w:r w:rsidRPr="00ED38B0">
          <w:rPr>
            <w:rStyle w:val="Hyperlink"/>
            <w:rFonts w:ascii="Arial" w:hAnsi="Arial" w:cs="Arial"/>
            <w:sz w:val="24"/>
            <w:szCs w:val="24"/>
          </w:rPr>
          <w:t>http://www.aecweb.com.br/cont/a/os-desafios-do-mercado-da-automacao-residencial_8192</w:t>
        </w:r>
      </w:hyperlink>
      <w:r>
        <w:t>&gt;</w:t>
      </w:r>
      <w:r w:rsidRPr="00ED38B0">
        <w:rPr>
          <w:rFonts w:ascii="Arial" w:hAnsi="Arial" w:cs="Arial"/>
          <w:sz w:val="24"/>
          <w:szCs w:val="24"/>
        </w:rPr>
        <w:t xml:space="preserve"> Acesso: 16/10/2016;</w:t>
      </w:r>
      <w:r w:rsidRPr="008E1D34">
        <w:rPr>
          <w:rFonts w:ascii="Arial" w:hAnsi="Arial" w:cs="Arial"/>
          <w:highlight w:val="yellow"/>
        </w:rPr>
        <w:t>[1]</w:t>
      </w:r>
    </w:p>
    <w:p w:rsidR="0009147F" w:rsidRPr="00ED38B0" w:rsidRDefault="0009147F" w:rsidP="00ED38B0">
      <w:pPr>
        <w:spacing w:line="360" w:lineRule="auto"/>
        <w:jc w:val="both"/>
        <w:rPr>
          <w:rFonts w:ascii="Arial" w:hAnsi="Arial" w:cs="Arial"/>
          <w:sz w:val="24"/>
          <w:szCs w:val="24"/>
          <w:lang w:eastAsia="pt-BR"/>
        </w:rPr>
      </w:pPr>
      <w:r w:rsidRPr="00ED38B0">
        <w:rPr>
          <w:rFonts w:ascii="Arial" w:hAnsi="Arial" w:cs="Arial"/>
          <w:sz w:val="24"/>
          <w:szCs w:val="24"/>
          <w:lang w:eastAsia="pt-BR"/>
        </w:rPr>
        <w:t xml:space="preserve">MURATORI, José Roberto, DAL BÓ, Paulo Henrique. Automação Residencial: Conceitos e Aplicações.2ª. Edição. Belo Horizonte: Editora Educere Ltda., 2014; </w:t>
      </w:r>
      <w:r w:rsidRPr="008E1D34">
        <w:rPr>
          <w:rFonts w:ascii="Arial" w:hAnsi="Arial" w:cs="Arial"/>
          <w:highlight w:val="yellow"/>
        </w:rPr>
        <w:t>[2]</w:t>
      </w:r>
    </w:p>
    <w:p w:rsidR="0009147F" w:rsidRPr="00ED38B0" w:rsidRDefault="0009147F" w:rsidP="00ED38B0">
      <w:pPr>
        <w:spacing w:line="360" w:lineRule="auto"/>
        <w:jc w:val="both"/>
        <w:rPr>
          <w:rFonts w:ascii="Arial" w:hAnsi="Arial" w:cs="Arial"/>
          <w:sz w:val="24"/>
          <w:szCs w:val="24"/>
        </w:rPr>
      </w:pPr>
      <w:r w:rsidRPr="00ED38B0">
        <w:rPr>
          <w:rFonts w:ascii="Arial" w:hAnsi="Arial" w:cs="Arial"/>
          <w:sz w:val="24"/>
          <w:szCs w:val="24"/>
        </w:rPr>
        <w:t>AURESIDE, Os desafios do Mercado de Automação Residencial. Disponível em: &lt;</w:t>
      </w:r>
      <w:hyperlink r:id="rId72" w:history="1">
        <w:r w:rsidRPr="00ED38B0">
          <w:rPr>
            <w:rStyle w:val="Hyperlink"/>
            <w:rFonts w:ascii="Arial" w:hAnsi="Arial" w:cs="Arial"/>
            <w:sz w:val="24"/>
            <w:szCs w:val="24"/>
          </w:rPr>
          <w:t>http://www.aecweb.com.br/cont/a/os-desafios-do-mercado-da-automacao-residencial_8192</w:t>
        </w:r>
      </w:hyperlink>
      <w:r w:rsidRPr="00ED38B0">
        <w:rPr>
          <w:rFonts w:ascii="Arial" w:hAnsi="Arial" w:cs="Arial"/>
          <w:sz w:val="24"/>
          <w:szCs w:val="24"/>
        </w:rPr>
        <w:t>&gt; Acesso: 16/10/2016;</w:t>
      </w:r>
      <w:r w:rsidRPr="008E1D34">
        <w:rPr>
          <w:rFonts w:ascii="Arial" w:hAnsi="Arial" w:cs="Arial"/>
          <w:highlight w:val="yellow"/>
        </w:rPr>
        <w:t>[3]</w:t>
      </w:r>
    </w:p>
    <w:p w:rsidR="0009147F" w:rsidRPr="00ED38B0" w:rsidRDefault="0009147F" w:rsidP="00514DA3">
      <w:pPr>
        <w:spacing w:line="360" w:lineRule="auto"/>
        <w:jc w:val="both"/>
        <w:rPr>
          <w:rFonts w:ascii="Arial" w:hAnsi="Arial" w:cs="Arial"/>
          <w:sz w:val="24"/>
          <w:szCs w:val="24"/>
          <w:lang w:eastAsia="pt-BR"/>
        </w:rPr>
      </w:pPr>
      <w:r w:rsidRPr="00ED38B0">
        <w:rPr>
          <w:rFonts w:ascii="Arial" w:hAnsi="Arial" w:cs="Arial"/>
          <w:sz w:val="24"/>
          <w:szCs w:val="24"/>
          <w:lang w:eastAsia="pt-BR"/>
        </w:rPr>
        <w:t>IBGE: 6,2% da população têm algum tipo de deficiência. Disponível em: &lt;</w:t>
      </w:r>
      <w:hyperlink r:id="rId73" w:history="1">
        <w:r w:rsidRPr="00ED38B0">
          <w:rPr>
            <w:rStyle w:val="Hyperlink"/>
            <w:rFonts w:ascii="Arial" w:hAnsi="Arial" w:cs="Arial"/>
            <w:sz w:val="24"/>
            <w:szCs w:val="24"/>
            <w:lang w:eastAsia="pt-BR"/>
          </w:rPr>
          <w:t>http://www.ebc.com.br/noticias/2015/08/ibge-62-da-populacao-tem-algum-tipo-de-deficiencia</w:t>
        </w:r>
      </w:hyperlink>
      <w:r>
        <w:t>&gt;</w:t>
      </w:r>
      <w:r w:rsidRPr="00ED38B0">
        <w:rPr>
          <w:rFonts w:ascii="Arial" w:hAnsi="Arial" w:cs="Arial"/>
          <w:sz w:val="24"/>
          <w:szCs w:val="24"/>
          <w:lang w:eastAsia="pt-BR"/>
        </w:rPr>
        <w:t xml:space="preserve"> Acesso em: 11/10/2016;</w:t>
      </w:r>
      <w:r w:rsidRPr="008E1D34">
        <w:rPr>
          <w:rFonts w:ascii="Arial" w:hAnsi="Arial" w:cs="Arial"/>
          <w:highlight w:val="yellow"/>
        </w:rPr>
        <w:t>[4]</w:t>
      </w:r>
    </w:p>
    <w:p w:rsidR="0009147F" w:rsidRDefault="0009147F" w:rsidP="00ED38B0">
      <w:pPr>
        <w:spacing w:line="360" w:lineRule="auto"/>
        <w:jc w:val="both"/>
        <w:rPr>
          <w:rFonts w:ascii="Arial" w:hAnsi="Arial" w:cs="Arial"/>
        </w:rPr>
      </w:pPr>
      <w:r w:rsidRPr="00ED38B0">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Acessibilidade a edificações, mobiliário, espaços e equipamentos urbanos</w:t>
      </w:r>
      <w:r w:rsidRPr="00ED38B0">
        <w:rPr>
          <w:rFonts w:ascii="Arial" w:hAnsi="Arial" w:cs="Arial"/>
          <w:bCs/>
          <w:sz w:val="24"/>
          <w:szCs w:val="24"/>
          <w:lang w:eastAsia="pt-BR"/>
        </w:rPr>
        <w:t>: NBR 9050:</w:t>
      </w:r>
      <w:r w:rsidRPr="00ED38B0">
        <w:rPr>
          <w:rFonts w:ascii="Arial" w:hAnsi="Arial" w:cs="Arial"/>
          <w:sz w:val="24"/>
          <w:szCs w:val="24"/>
          <w:lang w:eastAsia="pt-BR"/>
        </w:rPr>
        <w:t>2015 Rio de Janeiro: ABNT, 2015</w:t>
      </w:r>
      <w:r w:rsidRPr="00ED38B0">
        <w:rPr>
          <w:rFonts w:ascii="Arial" w:hAnsi="Arial" w:cs="Arial"/>
          <w:sz w:val="24"/>
          <w:szCs w:val="24"/>
        </w:rPr>
        <w:t>;</w:t>
      </w:r>
      <w:r w:rsidRPr="008E1D34">
        <w:rPr>
          <w:rFonts w:ascii="Arial" w:hAnsi="Arial" w:cs="Arial"/>
          <w:highlight w:val="yellow"/>
        </w:rPr>
        <w:t>[5]</w:t>
      </w:r>
    </w:p>
    <w:p w:rsidR="00A80C22" w:rsidRPr="006803F6" w:rsidRDefault="00A80C22" w:rsidP="00A80C22">
      <w:pPr>
        <w:spacing w:line="360" w:lineRule="auto"/>
        <w:jc w:val="both"/>
        <w:rPr>
          <w:rFonts w:ascii="Arial" w:hAnsi="Arial" w:cs="Arial"/>
          <w:sz w:val="24"/>
          <w:szCs w:val="24"/>
        </w:rPr>
      </w:pPr>
      <w:r w:rsidRPr="00A44B2A">
        <w:rPr>
          <w:rFonts w:ascii="Arial" w:hAnsi="Arial" w:cs="Arial"/>
          <w:sz w:val="24"/>
          <w:szCs w:val="24"/>
        </w:rPr>
        <w:t>BRASIL. Decreto-Lei nº 8.213, de 24 de Julho de 1991. Dispõe sobre os Planos de Benefícios da Previdência Social e da outras providências</w:t>
      </w:r>
      <w:r>
        <w:rPr>
          <w:rFonts w:ascii="Arial" w:hAnsi="Arial" w:cs="Arial"/>
          <w:sz w:val="24"/>
          <w:szCs w:val="24"/>
        </w:rPr>
        <w:t xml:space="preserve">. Diário Oficial da República do Brasil. Poder Executivo. Brasília, 4DF, 25 jul.1991. </w:t>
      </w:r>
      <w:r w:rsidRPr="002330D8">
        <w:rPr>
          <w:rFonts w:ascii="Arial" w:hAnsi="Arial" w:cs="Arial"/>
          <w:color w:val="FF0000"/>
          <w:sz w:val="24"/>
          <w:szCs w:val="24"/>
        </w:rPr>
        <w:t>Seção 1, p. 3??</w:t>
      </w:r>
      <w:r w:rsidRPr="006803F6">
        <w:rPr>
          <w:rFonts w:ascii="Arial" w:hAnsi="Arial" w:cs="Arial"/>
          <w:sz w:val="24"/>
          <w:szCs w:val="24"/>
          <w:highlight w:val="yellow"/>
        </w:rPr>
        <w:t>[6]</w:t>
      </w:r>
    </w:p>
    <w:p w:rsidR="00A80C22" w:rsidRPr="005B3B3D" w:rsidRDefault="00A80C22" w:rsidP="00A80C22">
      <w:pPr>
        <w:spacing w:line="360" w:lineRule="auto"/>
        <w:jc w:val="both"/>
        <w:rPr>
          <w:rFonts w:ascii="Arial" w:hAnsi="Arial" w:cs="Arial"/>
          <w:sz w:val="24"/>
          <w:szCs w:val="24"/>
        </w:rPr>
      </w:pPr>
      <w:r w:rsidRPr="001E5DE6">
        <w:rPr>
          <w:rFonts w:ascii="Arial" w:hAnsi="Arial" w:cs="Arial"/>
          <w:sz w:val="24"/>
          <w:szCs w:val="24"/>
        </w:rPr>
        <w:t>PRESIDÊNCA DA REPÚBLICA SECRETARIA DE DIREITOS HUMANOS SECRETARIA NACIONAL DE PROMOÇÃO DEFESA DOS DIREITOS HUMANOS.</w:t>
      </w:r>
      <w:r w:rsidRPr="0097679A">
        <w:rPr>
          <w:rFonts w:ascii="Arial" w:hAnsi="Arial" w:cs="Arial"/>
          <w:sz w:val="24"/>
          <w:szCs w:val="24"/>
        </w:rPr>
        <w:t>Base de dados sobre o envelhecimento no Brasil. Disponível em &lt;</w:t>
      </w:r>
      <w:hyperlink r:id="rId74" w:history="1">
        <w:r w:rsidRPr="001E5DE6">
          <w:rPr>
            <w:rStyle w:val="Hyperlink"/>
            <w:rFonts w:ascii="Arial" w:hAnsi="Arial" w:cs="Arial"/>
            <w:sz w:val="24"/>
            <w:szCs w:val="24"/>
          </w:rPr>
          <w:t>http://www.sdh.gov.br/assuntos/pessoa-idosa/dados-estatisticos/DadossobreoenvelhecimentonoBrasil.pdf</w:t>
        </w:r>
      </w:hyperlink>
      <w:r w:rsidRPr="0097679A">
        <w:rPr>
          <w:rFonts w:ascii="Arial" w:hAnsi="Arial" w:cs="Arial"/>
          <w:sz w:val="24"/>
          <w:szCs w:val="24"/>
        </w:rPr>
        <w:t>&gt;.Acesso 13/10/2016</w:t>
      </w:r>
      <w:r w:rsidRPr="001E5DE6">
        <w:rPr>
          <w:rFonts w:ascii="Arial" w:hAnsi="Arial" w:cs="Arial"/>
          <w:sz w:val="24"/>
          <w:szCs w:val="24"/>
          <w:highlight w:val="yellow"/>
        </w:rPr>
        <w:t>; [7]</w:t>
      </w:r>
    </w:p>
    <w:p w:rsidR="0009147F" w:rsidRDefault="0009147F" w:rsidP="00514DA3">
      <w:pPr>
        <w:pStyle w:val="SemEspaamento"/>
        <w:spacing w:line="360" w:lineRule="auto"/>
        <w:jc w:val="both"/>
        <w:rPr>
          <w:rFonts w:ascii="Arial" w:hAnsi="Arial" w:cs="Arial"/>
          <w:sz w:val="24"/>
          <w:szCs w:val="24"/>
        </w:rPr>
      </w:pPr>
      <w:r>
        <w:rPr>
          <w:rFonts w:ascii="Arial" w:hAnsi="Arial" w:cs="Arial"/>
          <w:sz w:val="24"/>
          <w:szCs w:val="24"/>
        </w:rPr>
        <w:lastRenderedPageBreak/>
        <w:t>REDAÇÃO, Os obstáculos enfrentados pelos Portadores de Deficiências Físicas. Disponível em &lt;</w:t>
      </w:r>
      <w:hyperlink r:id="rId75"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SemEspaamento"/>
        <w:jc w:val="both"/>
        <w:rPr>
          <w:rFonts w:ascii="Arial" w:hAnsi="Arial" w:cs="Arial"/>
          <w:sz w:val="24"/>
          <w:szCs w:val="24"/>
        </w:rPr>
      </w:pPr>
    </w:p>
    <w:p w:rsidR="0009147F" w:rsidRPr="00ED38B0" w:rsidRDefault="0009147F" w:rsidP="00ED38B0">
      <w:pPr>
        <w:spacing w:after="0" w:line="360" w:lineRule="auto"/>
        <w:jc w:val="both"/>
        <w:rPr>
          <w:rFonts w:ascii="Arial" w:hAnsi="Arial" w:cs="Arial"/>
          <w:color w:val="FF0000"/>
          <w:sz w:val="24"/>
          <w:szCs w:val="24"/>
          <w:vertAlign w:val="superscript"/>
          <w:lang w:eastAsia="pt-BR"/>
        </w:rPr>
      </w:pPr>
      <w:r w:rsidRPr="00ED38B0">
        <w:rPr>
          <w:rFonts w:ascii="Arial" w:hAnsi="Arial" w:cs="Arial"/>
          <w:sz w:val="24"/>
          <w:szCs w:val="24"/>
        </w:rPr>
        <w:t>MCROBERTS, Michael. Arduino básico. São Paulo, Editora: Novatec, 2011;</w:t>
      </w:r>
      <w:r w:rsidRPr="008E1D34">
        <w:rPr>
          <w:rFonts w:ascii="Arial" w:hAnsi="Arial" w:cs="Arial"/>
          <w:highlight w:val="yellow"/>
        </w:rPr>
        <w:t>[9]</w:t>
      </w:r>
    </w:p>
    <w:p w:rsidR="0009147F" w:rsidRDefault="0009147F" w:rsidP="00496234">
      <w:pPr>
        <w:spacing w:after="0" w:line="360" w:lineRule="auto"/>
        <w:jc w:val="both"/>
        <w:rPr>
          <w:rFonts w:ascii="Arial" w:hAnsi="Arial" w:cs="Arial"/>
          <w:color w:val="FF0000"/>
          <w:sz w:val="24"/>
          <w:szCs w:val="24"/>
          <w:vertAlign w:val="superscript"/>
          <w:lang w:eastAsia="pt-BR"/>
        </w:rPr>
      </w:pP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6"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[10]</w:t>
      </w:r>
    </w:p>
    <w:p w:rsidR="0009147F" w:rsidRPr="00496234" w:rsidRDefault="0009147F" w:rsidP="0041580F">
      <w:pPr>
        <w:spacing w:line="360" w:lineRule="auto"/>
        <w:rPr>
          <w:rFonts w:ascii="Arial" w:hAnsi="Arial" w:cs="Arial"/>
          <w:sz w:val="24"/>
          <w:szCs w:val="24"/>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7"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[11]</w:t>
      </w:r>
    </w:p>
    <w:p w:rsidR="0009147F" w:rsidRDefault="0009147F" w:rsidP="0041580F">
      <w:pPr>
        <w:spacing w:line="360" w:lineRule="auto"/>
        <w:rPr>
          <w:rFonts w:ascii="Arial" w:hAnsi="Arial" w:cs="Arial"/>
          <w:color w:val="FF0000"/>
          <w:sz w:val="24"/>
          <w:szCs w:val="24"/>
          <w:highlight w:val="yellow"/>
        </w:rPr>
      </w:pPr>
      <w:r w:rsidRPr="00496234">
        <w:rPr>
          <w:rFonts w:ascii="Arial" w:hAnsi="Arial" w:cs="Arial"/>
          <w:sz w:val="24"/>
          <w:szCs w:val="24"/>
        </w:rPr>
        <w:t xml:space="preserve">SOUZA, Fábio. Arduino MEGA 2560. Disponível em: </w:t>
      </w:r>
      <w:r>
        <w:rPr>
          <w:rFonts w:ascii="Arial" w:hAnsi="Arial" w:cs="Arial"/>
          <w:sz w:val="24"/>
          <w:szCs w:val="24"/>
        </w:rPr>
        <w:t>&lt;</w:t>
      </w:r>
      <w:hyperlink r:id="rId78" w:history="1">
        <w:r w:rsidRPr="00496234">
          <w:rPr>
            <w:rStyle w:val="Hyperlink"/>
            <w:rFonts w:ascii="Arial" w:hAnsi="Arial" w:cs="Arial"/>
            <w:sz w:val="24"/>
            <w:szCs w:val="24"/>
          </w:rPr>
          <w:t>http://www.embarcados.com.br/arduino-mega-2560/</w:t>
        </w:r>
      </w:hyperlink>
      <w:r>
        <w:t>&gt;</w:t>
      </w:r>
      <w:r w:rsidRPr="00496234">
        <w:rPr>
          <w:rFonts w:ascii="Arial" w:hAnsi="Arial" w:cs="Arial"/>
          <w:sz w:val="24"/>
          <w:szCs w:val="24"/>
        </w:rPr>
        <w:t xml:space="preserve"> Acesso em: 11/10/2016;</w:t>
      </w:r>
      <w:r w:rsidRPr="008E1D34">
        <w:rPr>
          <w:rFonts w:ascii="Arial" w:hAnsi="Arial" w:cs="Arial"/>
          <w:highlight w:val="yellow"/>
        </w:rPr>
        <w:t>[12]</w:t>
      </w:r>
    </w:p>
    <w:p w:rsidR="0009147F" w:rsidRDefault="0009147F" w:rsidP="0041580F">
      <w:pPr>
        <w:spacing w:line="360" w:lineRule="auto"/>
        <w:rPr>
          <w:rFonts w:ascii="Arial" w:hAnsi="Arial" w:cs="Arial"/>
        </w:rPr>
      </w:pPr>
      <w:r>
        <w:rPr>
          <w:rFonts w:ascii="Arial" w:hAnsi="Arial" w:cs="Arial"/>
          <w:sz w:val="24"/>
          <w:szCs w:val="24"/>
        </w:rPr>
        <w:t>LARGURA</w:t>
      </w:r>
      <w:r w:rsidRPr="00496234">
        <w:rPr>
          <w:rFonts w:ascii="Arial" w:hAnsi="Arial" w:cs="Arial"/>
          <w:sz w:val="24"/>
          <w:szCs w:val="24"/>
        </w:rPr>
        <w:t xml:space="preserve">, </w:t>
      </w:r>
      <w:r>
        <w:rPr>
          <w:rFonts w:ascii="Arial" w:hAnsi="Arial" w:cs="Arial"/>
          <w:sz w:val="24"/>
          <w:szCs w:val="24"/>
        </w:rPr>
        <w:t>Ronan</w:t>
      </w:r>
      <w:r w:rsidRPr="00496234">
        <w:rPr>
          <w:rFonts w:ascii="Arial" w:hAnsi="Arial" w:cs="Arial"/>
          <w:sz w:val="24"/>
          <w:szCs w:val="24"/>
        </w:rPr>
        <w:t xml:space="preserve">. </w:t>
      </w:r>
      <w:r>
        <w:rPr>
          <w:rFonts w:ascii="Arial" w:hAnsi="Arial" w:cs="Arial"/>
          <w:sz w:val="24"/>
          <w:szCs w:val="24"/>
        </w:rPr>
        <w:t>Grandezas Digitais e Analógicas</w:t>
      </w:r>
      <w:r w:rsidRPr="00496234">
        <w:rPr>
          <w:rFonts w:ascii="Arial" w:hAnsi="Arial" w:cs="Arial"/>
          <w:sz w:val="24"/>
          <w:szCs w:val="24"/>
        </w:rPr>
        <w:t xml:space="preserve">. Disponível em: </w:t>
      </w:r>
      <w:r>
        <w:rPr>
          <w:rFonts w:ascii="Arial" w:hAnsi="Arial" w:cs="Arial"/>
          <w:sz w:val="24"/>
          <w:szCs w:val="24"/>
        </w:rPr>
        <w:t>&lt;</w:t>
      </w:r>
      <w:hyperlink r:id="rId79" w:history="1">
        <w:r w:rsidRPr="001353DE">
          <w:rPr>
            <w:rStyle w:val="Hyperlink"/>
            <w:rFonts w:ascii="Arial" w:hAnsi="Arial" w:cs="Arial"/>
            <w:sz w:val="24"/>
            <w:szCs w:val="24"/>
          </w:rPr>
          <w:t>http://blog.vidadesilicio.com.br/arduino/basico/grandezas-digitais-e-analogicas-e-pwm/</w:t>
        </w:r>
      </w:hyperlink>
      <w:r>
        <w:t>&gt;</w:t>
      </w:r>
      <w:r w:rsidRPr="00496234">
        <w:rPr>
          <w:rFonts w:ascii="Arial" w:hAnsi="Arial" w:cs="Arial"/>
          <w:sz w:val="24"/>
          <w:szCs w:val="24"/>
        </w:rPr>
        <w:t xml:space="preserve"> Ace</w:t>
      </w:r>
      <w:r>
        <w:rPr>
          <w:rFonts w:ascii="Arial" w:hAnsi="Arial" w:cs="Arial"/>
          <w:sz w:val="24"/>
          <w:szCs w:val="24"/>
        </w:rPr>
        <w:t>sso em: 14</w:t>
      </w:r>
      <w:r w:rsidRPr="00496234">
        <w:rPr>
          <w:rFonts w:ascii="Arial" w:hAnsi="Arial" w:cs="Arial"/>
          <w:sz w:val="24"/>
          <w:szCs w:val="24"/>
        </w:rPr>
        <w:t>/10/2016;</w:t>
      </w:r>
      <w:r w:rsidRPr="008E1D34">
        <w:rPr>
          <w:rFonts w:ascii="Arial" w:hAnsi="Arial" w:cs="Arial"/>
          <w:highlight w:val="yellow"/>
        </w:rPr>
        <w:t>[13]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FRANCHI, Claiton M. Acionamentos Elétricos. </w:t>
      </w:r>
      <w:r w:rsidRPr="008E1D34">
        <w:rPr>
          <w:rFonts w:ascii="Arial" w:hAnsi="Arial" w:cs="Arial"/>
          <w:bCs/>
          <w:sz w:val="24"/>
          <w:szCs w:val="24"/>
        </w:rPr>
        <w:t>4ª</w:t>
      </w:r>
      <w:r w:rsidRPr="008E1D34">
        <w:rPr>
          <w:rFonts w:ascii="Arial" w:hAnsi="Arial" w:cs="Arial"/>
          <w:sz w:val="24"/>
          <w:szCs w:val="24"/>
        </w:rPr>
        <w:t xml:space="preserve"> Ed. São Paulo. Editora Érica LTDA, 2008. </w:t>
      </w:r>
      <w:r w:rsidRPr="008E1D34">
        <w:rPr>
          <w:rFonts w:ascii="Arial" w:hAnsi="Arial" w:cs="Arial"/>
          <w:sz w:val="24"/>
          <w:szCs w:val="24"/>
          <w:highlight w:val="yellow"/>
        </w:rPr>
        <w:t>[14]</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FITZGERALD, A.E. et AL.Maquinas Elétricas. Com introdução à eletrônica de potência. Porto Alegre: Bookman, 2006. </w:t>
      </w:r>
      <w:r w:rsidRPr="008E1D34">
        <w:rPr>
          <w:rFonts w:ascii="Arial" w:hAnsi="Arial" w:cs="Arial"/>
          <w:sz w:val="24"/>
          <w:szCs w:val="24"/>
          <w:highlight w:val="yellow"/>
        </w:rPr>
        <w:t>[15]</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t xml:space="preserve">IRVING L. KOSOW. </w:t>
      </w:r>
      <w:r w:rsidRPr="008E1D34">
        <w:rPr>
          <w:rFonts w:ascii="Arial" w:hAnsi="Arial" w:cs="Arial"/>
          <w:bCs/>
          <w:sz w:val="24"/>
          <w:szCs w:val="24"/>
        </w:rPr>
        <w:t>Máquinas Elétricas e Transformadores, 15ª</w:t>
      </w:r>
      <w:r w:rsidRPr="008E1D34">
        <w:rPr>
          <w:rFonts w:ascii="Arial" w:hAnsi="Arial" w:cs="Arial"/>
          <w:sz w:val="24"/>
          <w:szCs w:val="24"/>
        </w:rPr>
        <w:t xml:space="preserve"> Ed. São Paulo. Editora Globo, 2005. </w:t>
      </w:r>
      <w:r w:rsidRPr="008E1D34">
        <w:rPr>
          <w:rFonts w:ascii="Arial" w:hAnsi="Arial" w:cs="Arial"/>
          <w:sz w:val="24"/>
          <w:szCs w:val="24"/>
          <w:highlight w:val="yellow"/>
        </w:rPr>
        <w:t>[16]</w:t>
      </w:r>
    </w:p>
    <w:p w:rsidR="0009147F" w:rsidRPr="008E1D34" w:rsidRDefault="0009147F" w:rsidP="008E1D34">
      <w:pPr>
        <w:autoSpaceDE w:val="0"/>
        <w:autoSpaceDN w:val="0"/>
        <w:adjustRightInd w:val="0"/>
        <w:spacing w:after="0" w:line="360" w:lineRule="auto"/>
        <w:jc w:val="both"/>
        <w:rPr>
          <w:rFonts w:ascii="Arial" w:hAnsi="Arial" w:cs="Arial"/>
          <w:sz w:val="24"/>
          <w:szCs w:val="24"/>
        </w:rPr>
      </w:pPr>
      <w:r w:rsidRPr="008E1D34">
        <w:rPr>
          <w:rFonts w:ascii="Arial" w:hAnsi="Arial" w:cs="Arial"/>
          <w:sz w:val="24"/>
          <w:szCs w:val="24"/>
        </w:rPr>
        <w:t>WEG, Motores Elétricos Guia de Especificação. Disponível em: &lt;</w:t>
      </w:r>
      <w:hyperlink r:id="rId80" w:history="1">
        <w:r w:rsidRPr="008E1D34">
          <w:rPr>
            <w:rStyle w:val="Hyperlink"/>
            <w:rFonts w:ascii="Arial" w:hAnsi="Arial" w:cs="Arial"/>
            <w:sz w:val="24"/>
            <w:szCs w:val="24"/>
          </w:rPr>
          <w:t>www.weg.net</w:t>
        </w:r>
      </w:hyperlink>
      <w:r w:rsidRPr="008E1D34">
        <w:rPr>
          <w:rFonts w:ascii="Arial" w:hAnsi="Arial" w:cs="Arial"/>
          <w:sz w:val="24"/>
          <w:szCs w:val="24"/>
        </w:rPr>
        <w:t xml:space="preserve">&gt; .Acesso em 22/10/2016. </w:t>
      </w:r>
      <w:r w:rsidRPr="008E1D34">
        <w:rPr>
          <w:rFonts w:ascii="Arial" w:hAnsi="Arial" w:cs="Arial"/>
          <w:sz w:val="24"/>
          <w:szCs w:val="24"/>
          <w:highlight w:val="yellow"/>
        </w:rPr>
        <w:t>[17]</w:t>
      </w:r>
    </w:p>
    <w:p w:rsidR="0009147F" w:rsidRDefault="0009147F" w:rsidP="008E1D34">
      <w:pPr>
        <w:spacing w:line="360" w:lineRule="auto"/>
        <w:jc w:val="both"/>
        <w:rPr>
          <w:rFonts w:ascii="Arial" w:hAnsi="Arial" w:cs="Arial"/>
          <w:sz w:val="24"/>
          <w:szCs w:val="24"/>
        </w:rPr>
      </w:pPr>
      <w:r w:rsidRPr="00B226D1">
        <w:rPr>
          <w:rFonts w:ascii="Arial" w:hAnsi="Arial" w:cs="Arial"/>
          <w:sz w:val="24"/>
          <w:szCs w:val="24"/>
        </w:rPr>
        <w:t>BOYLESTAD, Robert L</w:t>
      </w:r>
      <w:r w:rsidRPr="00B226D1">
        <w:rPr>
          <w:rFonts w:ascii="Arial" w:hAnsi="Arial" w:cs="Arial"/>
          <w:color w:val="000000"/>
          <w:sz w:val="24"/>
          <w:szCs w:val="24"/>
        </w:rPr>
        <w:t>; NASHELSKY, Louis.</w:t>
      </w:r>
      <w:r w:rsidRPr="00B226D1">
        <w:rPr>
          <w:rStyle w:val="apple-converted-space"/>
          <w:rFonts w:ascii="Arial" w:hAnsi="Arial" w:cs="Arial"/>
          <w:color w:val="000000"/>
          <w:sz w:val="24"/>
          <w:szCs w:val="24"/>
        </w:rPr>
        <w:t> </w:t>
      </w:r>
      <w:r w:rsidRPr="008E1D34">
        <w:rPr>
          <w:rFonts w:ascii="Arial" w:hAnsi="Arial" w:cs="Arial"/>
          <w:sz w:val="24"/>
          <w:szCs w:val="24"/>
        </w:rPr>
        <w:t xml:space="preserve">Dispositivos eletrônicos e teoria de circuitos, 8.ed. São Paulo :Pearson Prentice Hall. 2004 </w:t>
      </w:r>
      <w:r w:rsidRPr="008E1D34">
        <w:rPr>
          <w:rFonts w:ascii="Arial" w:hAnsi="Arial" w:cs="Arial"/>
          <w:sz w:val="24"/>
          <w:szCs w:val="24"/>
          <w:highlight w:val="yellow"/>
        </w:rPr>
        <w:t>[18]</w:t>
      </w:r>
    </w:p>
    <w:p w:rsidR="0009147F" w:rsidRDefault="0009147F" w:rsidP="009746E1">
      <w:pPr>
        <w:spacing w:line="360" w:lineRule="auto"/>
        <w:rPr>
          <w:rFonts w:ascii="Arial" w:hAnsi="Arial" w:cs="Arial"/>
          <w:sz w:val="24"/>
          <w:szCs w:val="24"/>
        </w:rPr>
      </w:pPr>
      <w:r>
        <w:rPr>
          <w:rFonts w:ascii="Arial" w:hAnsi="Arial" w:cs="Arial"/>
          <w:sz w:val="24"/>
          <w:szCs w:val="24"/>
        </w:rPr>
        <w:t>CARDOSO</w:t>
      </w:r>
      <w:r w:rsidRPr="00496234">
        <w:rPr>
          <w:rFonts w:ascii="Arial" w:hAnsi="Arial" w:cs="Arial"/>
          <w:sz w:val="24"/>
          <w:szCs w:val="24"/>
        </w:rPr>
        <w:t xml:space="preserve">, </w:t>
      </w:r>
      <w:r>
        <w:rPr>
          <w:rFonts w:ascii="Arial" w:hAnsi="Arial" w:cs="Arial"/>
          <w:sz w:val="24"/>
          <w:szCs w:val="24"/>
        </w:rPr>
        <w:t>Daniel. Módulo Ponte H L298N.</w:t>
      </w:r>
      <w:r w:rsidRPr="00496234">
        <w:rPr>
          <w:rFonts w:ascii="Arial" w:hAnsi="Arial" w:cs="Arial"/>
          <w:sz w:val="24"/>
          <w:szCs w:val="24"/>
        </w:rPr>
        <w:t xml:space="preserve"> Disponível em: </w:t>
      </w:r>
      <w:r>
        <w:rPr>
          <w:rFonts w:ascii="Arial" w:hAnsi="Arial" w:cs="Arial"/>
          <w:sz w:val="24"/>
          <w:szCs w:val="24"/>
        </w:rPr>
        <w:t>&lt;</w:t>
      </w:r>
      <w:hyperlink r:id="rId81" w:history="1">
        <w:r w:rsidRPr="000B7128">
          <w:rPr>
            <w:rStyle w:val="Hyperlink"/>
            <w:rFonts w:ascii="Arial" w:hAnsi="Arial" w:cs="Arial"/>
            <w:sz w:val="24"/>
            <w:szCs w:val="24"/>
          </w:rPr>
          <w:t>http://blog.vidadesilicio.com.br/arduino/modulo-ponte-h-l298n-arduino/</w:t>
        </w:r>
      </w:hyperlink>
    </w:p>
    <w:p w:rsidR="0009147F" w:rsidRPr="00951E24" w:rsidRDefault="0009147F" w:rsidP="009746E1">
      <w:pPr>
        <w:spacing w:line="360" w:lineRule="auto"/>
        <w:rPr>
          <w:rFonts w:ascii="Arial" w:hAnsi="Arial" w:cs="Arial"/>
          <w:sz w:val="24"/>
          <w:szCs w:val="24"/>
        </w:rPr>
      </w:pPr>
      <w:r>
        <w:rPr>
          <w:rFonts w:ascii="Arial" w:hAnsi="Arial" w:cs="Arial"/>
          <w:sz w:val="24"/>
          <w:szCs w:val="24"/>
        </w:rPr>
        <w:t>&gt;</w:t>
      </w:r>
      <w:r w:rsidRPr="00496234">
        <w:rPr>
          <w:rFonts w:ascii="Arial" w:hAnsi="Arial" w:cs="Arial"/>
          <w:sz w:val="24"/>
          <w:szCs w:val="24"/>
        </w:rPr>
        <w:t xml:space="preserve"> Ace</w:t>
      </w:r>
      <w:r>
        <w:rPr>
          <w:rFonts w:ascii="Arial" w:hAnsi="Arial" w:cs="Arial"/>
          <w:sz w:val="24"/>
          <w:szCs w:val="24"/>
        </w:rPr>
        <w:t>sso em: 27</w:t>
      </w:r>
      <w:r w:rsidRPr="00496234">
        <w:rPr>
          <w:rFonts w:ascii="Arial" w:hAnsi="Arial" w:cs="Arial"/>
          <w:sz w:val="24"/>
          <w:szCs w:val="24"/>
        </w:rPr>
        <w:t>/10/2016;</w:t>
      </w:r>
      <w:r>
        <w:rPr>
          <w:rFonts w:ascii="Arial" w:hAnsi="Arial" w:cs="Arial"/>
          <w:highlight w:val="yellow"/>
        </w:rPr>
        <w:t>[2</w:t>
      </w:r>
      <w:r w:rsidRPr="008E1D34">
        <w:rPr>
          <w:rFonts w:ascii="Arial" w:hAnsi="Arial" w:cs="Arial"/>
          <w:highlight w:val="yellow"/>
        </w:rPr>
        <w:t>3]</w:t>
      </w:r>
    </w:p>
    <w:p w:rsidR="0009147F" w:rsidRPr="008E1D34" w:rsidRDefault="0009147F" w:rsidP="008E1D34">
      <w:pPr>
        <w:spacing w:line="360" w:lineRule="auto"/>
        <w:jc w:val="both"/>
        <w:rPr>
          <w:rFonts w:ascii="Arial" w:hAnsi="Arial" w:cs="Arial"/>
          <w:sz w:val="24"/>
          <w:szCs w:val="24"/>
        </w:rPr>
      </w:pPr>
      <w:r w:rsidRPr="008E1D34">
        <w:rPr>
          <w:rFonts w:ascii="Arial" w:hAnsi="Arial" w:cs="Arial"/>
          <w:sz w:val="24"/>
          <w:szCs w:val="24"/>
        </w:rPr>
        <w:lastRenderedPageBreak/>
        <w:t>JACQUES, Luiz. O que é chave fim de curso e aplicações. Disponível em: &lt;</w:t>
      </w:r>
      <w:hyperlink r:id="rId82" w:history="1">
        <w:r w:rsidRPr="008E1D34">
          <w:rPr>
            <w:rStyle w:val="Hyperlink"/>
            <w:rFonts w:ascii="Arial" w:hAnsi="Arial" w:cs="Arial"/>
            <w:sz w:val="24"/>
            <w:szCs w:val="24"/>
          </w:rPr>
          <w:t>http://www.sabereletrica.com.br/chave-fim-de-curso</w:t>
        </w:r>
      </w:hyperlink>
      <w:r w:rsidRPr="008E1D34">
        <w:rPr>
          <w:rFonts w:ascii="Arial" w:hAnsi="Arial" w:cs="Arial"/>
          <w:sz w:val="24"/>
          <w:szCs w:val="24"/>
        </w:rPr>
        <w:t xml:space="preserve">&gt; Acesso em: 14/10/16;  </w:t>
      </w:r>
      <w:r w:rsidRPr="00C35390">
        <w:rPr>
          <w:rFonts w:ascii="Arial" w:hAnsi="Arial" w:cs="Arial"/>
          <w:sz w:val="24"/>
          <w:szCs w:val="24"/>
          <w:highlight w:val="yellow"/>
        </w:rPr>
        <w:t>[24]</w:t>
      </w:r>
    </w:p>
    <w:p w:rsidR="0009147F" w:rsidRDefault="0009147F" w:rsidP="00E10F60">
      <w:pPr>
        <w:autoSpaceDE w:val="0"/>
        <w:autoSpaceDN w:val="0"/>
        <w:adjustRightInd w:val="0"/>
        <w:spacing w:after="0" w:line="360" w:lineRule="auto"/>
        <w:jc w:val="both"/>
        <w:rPr>
          <w:rFonts w:ascii="Arial" w:hAnsi="Arial" w:cs="Arial"/>
        </w:rPr>
      </w:pPr>
    </w:p>
    <w:p w:rsidR="0009147F" w:rsidRPr="007623B4" w:rsidRDefault="0009147F" w:rsidP="00197A83">
      <w:pPr>
        <w:pStyle w:val="SemEspaamento"/>
        <w:spacing w:line="360" w:lineRule="auto"/>
        <w:rPr>
          <w:color w:val="222222"/>
          <w:shd w:val="clear" w:color="auto" w:fill="FFFFFF"/>
        </w:rPr>
      </w:pPr>
      <w:r w:rsidRPr="0080119A">
        <w:rPr>
          <w:rFonts w:ascii="Arial" w:hAnsi="Arial" w:cs="Arial"/>
          <w:sz w:val="24"/>
          <w:szCs w:val="24"/>
        </w:rPr>
        <w:t>GOMES, Sinésio. Comandos Elétricos. Disponível em:</w:t>
      </w:r>
      <w:r w:rsidRPr="008E1D34">
        <w:t>&lt;</w:t>
      </w:r>
      <w:hyperlink r:id="rId83" w:history="1">
        <w:r w:rsidRPr="000B7128">
          <w:rPr>
            <w:rStyle w:val="Hyperlink"/>
            <w:rFonts w:ascii="Arial" w:hAnsi="Arial" w:cs="Arial"/>
            <w:sz w:val="24"/>
            <w:szCs w:val="24"/>
            <w:shd w:val="clear" w:color="auto" w:fill="FFFFFF"/>
          </w:rPr>
          <w:t>http://comandoseletricosii.blogspot.com.br/2013/03/aula-3-botoeiras-de-comando.html</w:t>
        </w:r>
      </w:hyperlink>
      <w:r w:rsidRPr="008E1D34">
        <w:t>&gt;</w:t>
      </w:r>
      <w:r w:rsidRPr="0080119A">
        <w:rPr>
          <w:rFonts w:ascii="Arial" w:hAnsi="Arial" w:cs="Arial"/>
          <w:sz w:val="24"/>
          <w:szCs w:val="24"/>
        </w:rPr>
        <w:t>Acesso em: 14/10/16;</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spacing w:after="0" w:line="360" w:lineRule="auto"/>
        <w:jc w:val="both"/>
        <w:rPr>
          <w:rFonts w:ascii="Arial" w:hAnsi="Arial" w:cs="Arial"/>
          <w:sz w:val="24"/>
          <w:szCs w:val="24"/>
          <w:lang w:eastAsia="pt-BR"/>
        </w:rPr>
      </w:pPr>
    </w:p>
    <w:p w:rsidR="0009147F" w:rsidRDefault="0009147F" w:rsidP="00E10F60">
      <w:pPr>
        <w:autoSpaceDE w:val="0"/>
        <w:autoSpaceDN w:val="0"/>
        <w:adjustRightInd w:val="0"/>
        <w:spacing w:after="0" w:line="360" w:lineRule="auto"/>
        <w:jc w:val="both"/>
        <w:rPr>
          <w:rFonts w:ascii="Arial" w:hAnsi="Arial" w:cs="Arial"/>
          <w:sz w:val="24"/>
          <w:szCs w:val="24"/>
        </w:rPr>
      </w:pPr>
      <w:r>
        <w:rPr>
          <w:rFonts w:ascii="Arial" w:hAnsi="Arial" w:cs="Arial"/>
          <w:sz w:val="24"/>
          <w:szCs w:val="24"/>
          <w:lang w:eastAsia="pt-BR"/>
        </w:rPr>
        <w:t xml:space="preserve">ASSOCIAÇÃO BRASILEIRA DE NORMAS TÉCNICAS. </w:t>
      </w:r>
      <w:r w:rsidRPr="00ED38B0">
        <w:rPr>
          <w:rFonts w:ascii="Arial" w:hAnsi="Arial" w:cs="Arial"/>
          <w:b/>
          <w:bCs/>
          <w:sz w:val="24"/>
          <w:szCs w:val="24"/>
          <w:lang w:eastAsia="pt-BR"/>
        </w:rPr>
        <w:t>Instalações Elétricas de Baixa Tensão</w:t>
      </w:r>
      <w:r>
        <w:rPr>
          <w:rFonts w:ascii="Arial" w:hAnsi="Arial" w:cs="Arial"/>
          <w:bCs/>
          <w:i/>
          <w:iCs/>
          <w:sz w:val="24"/>
          <w:szCs w:val="24"/>
          <w:lang w:eastAsia="pt-BR"/>
        </w:rPr>
        <w:t xml:space="preserve">. </w:t>
      </w:r>
      <w:r w:rsidRPr="009E5FFE">
        <w:rPr>
          <w:rFonts w:ascii="Arial" w:hAnsi="Arial" w:cs="Arial"/>
          <w:bCs/>
          <w:sz w:val="24"/>
          <w:szCs w:val="24"/>
          <w:lang w:eastAsia="pt-BR"/>
        </w:rPr>
        <w:t xml:space="preserve">NBR </w:t>
      </w:r>
      <w:r>
        <w:rPr>
          <w:rFonts w:ascii="Arial" w:hAnsi="Arial" w:cs="Arial"/>
          <w:bCs/>
          <w:sz w:val="24"/>
          <w:szCs w:val="24"/>
          <w:lang w:eastAsia="pt-BR"/>
        </w:rPr>
        <w:t>5410</w:t>
      </w:r>
      <w:r w:rsidRPr="009E5FFE">
        <w:rPr>
          <w:rFonts w:ascii="Arial" w:hAnsi="Arial" w:cs="Arial"/>
          <w:bCs/>
          <w:sz w:val="24"/>
          <w:szCs w:val="24"/>
          <w:lang w:eastAsia="pt-BR"/>
        </w:rPr>
        <w:t>:</w:t>
      </w:r>
      <w:r>
        <w:rPr>
          <w:rFonts w:ascii="Arial" w:hAnsi="Arial" w:cs="Arial"/>
          <w:sz w:val="24"/>
          <w:szCs w:val="24"/>
          <w:lang w:eastAsia="pt-BR"/>
        </w:rPr>
        <w:t>2004</w:t>
      </w:r>
      <w:r w:rsidRPr="009E5FFE">
        <w:rPr>
          <w:rFonts w:ascii="Arial" w:hAnsi="Arial" w:cs="Arial"/>
          <w:sz w:val="24"/>
          <w:szCs w:val="24"/>
          <w:lang w:eastAsia="pt-BR"/>
        </w:rPr>
        <w:t>. Rio de Janeiro:</w:t>
      </w:r>
      <w:r>
        <w:rPr>
          <w:rFonts w:ascii="Arial" w:hAnsi="Arial" w:cs="Arial"/>
          <w:sz w:val="24"/>
          <w:szCs w:val="24"/>
          <w:lang w:eastAsia="pt-BR"/>
        </w:rPr>
        <w:t xml:space="preserve"> ABNT, 2004</w:t>
      </w:r>
      <w:r w:rsidRPr="002F2F36">
        <w:rPr>
          <w:rFonts w:ascii="Arial" w:hAnsi="Arial" w:cs="Arial"/>
          <w:sz w:val="24"/>
          <w:szCs w:val="24"/>
        </w:rPr>
        <w:t>;</w:t>
      </w:r>
      <w:r w:rsidRPr="00C35390">
        <w:rPr>
          <w:rFonts w:ascii="Arial" w:hAnsi="Arial" w:cs="Arial"/>
          <w:highlight w:val="yellow"/>
        </w:rPr>
        <w:t>[2</w:t>
      </w:r>
      <w:r>
        <w:rPr>
          <w:rFonts w:ascii="Arial" w:hAnsi="Arial" w:cs="Arial"/>
          <w:highlight w:val="yellow"/>
        </w:rPr>
        <w:t>6</w:t>
      </w:r>
      <w:r w:rsidRPr="00C35390">
        <w:rPr>
          <w:rFonts w:ascii="Arial" w:hAnsi="Arial" w:cs="Arial"/>
          <w:highlight w:val="yellow"/>
        </w:rPr>
        <w:t>]</w:t>
      </w: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Pr="009E5FFE" w:rsidRDefault="0009147F" w:rsidP="00F81B53">
      <w:pPr>
        <w:autoSpaceDE w:val="0"/>
        <w:autoSpaceDN w:val="0"/>
        <w:adjustRightInd w:val="0"/>
        <w:spacing w:after="0" w:line="360" w:lineRule="auto"/>
        <w:jc w:val="both"/>
        <w:rPr>
          <w:rFonts w:ascii="Arial" w:hAnsi="Arial" w:cs="Arial"/>
          <w:sz w:val="24"/>
          <w:szCs w:val="24"/>
          <w:lang w:eastAsia="pt-BR"/>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D727AD" w:rsidRDefault="00D727AD"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 xml:space="preserve">APÊNDICE A </w:t>
      </w:r>
    </w:p>
    <w:p w:rsidR="0009147F" w:rsidRDefault="0009147F" w:rsidP="00F81B53">
      <w:pPr>
        <w:autoSpaceDE w:val="0"/>
        <w:autoSpaceDN w:val="0"/>
        <w:adjustRightInd w:val="0"/>
        <w:spacing w:line="360" w:lineRule="auto"/>
        <w:jc w:val="both"/>
        <w:rPr>
          <w:rFonts w:ascii="Arial" w:hAnsi="Arial" w:cs="Arial"/>
          <w:b/>
          <w:bCs/>
          <w:sz w:val="24"/>
          <w:szCs w:val="24"/>
        </w:rPr>
      </w:pPr>
      <w:r>
        <w:rPr>
          <w:rFonts w:ascii="Arial" w:hAnsi="Arial" w:cs="Arial"/>
          <w:b/>
          <w:bCs/>
          <w:sz w:val="24"/>
          <w:szCs w:val="24"/>
        </w:rPr>
        <w:t>Programa de acionamento do Elevador</w:t>
      </w:r>
    </w:p>
    <w:p w:rsidR="0009147F" w:rsidRDefault="0009147F" w:rsidP="00F81B53">
      <w:pPr>
        <w:pStyle w:val="PargrafodaLista"/>
        <w:spacing w:after="0" w:line="360" w:lineRule="auto"/>
        <w:ind w:left="0" w:firstLine="709"/>
        <w:jc w:val="both"/>
        <w:rPr>
          <w:rFonts w:ascii="Arial" w:hAnsi="Arial" w:cs="Arial"/>
          <w:sz w:val="24"/>
        </w:rPr>
      </w:pPr>
      <w:r>
        <w:rPr>
          <w:rFonts w:ascii="Arial" w:hAnsi="Arial" w:cs="Arial"/>
          <w:sz w:val="24"/>
        </w:rPr>
        <w:t>Em construção</w:t>
      </w:r>
    </w:p>
    <w:p w:rsidR="0009147F" w:rsidRPr="007E38D6" w:rsidRDefault="0009147F" w:rsidP="00F81B53">
      <w:pPr>
        <w:pStyle w:val="PargrafodaLista"/>
        <w:spacing w:after="0" w:line="360" w:lineRule="auto"/>
        <w:ind w:left="0" w:firstLine="709"/>
        <w:jc w:val="both"/>
        <w:rPr>
          <w:rFonts w:ascii="Arial" w:hAnsi="Arial" w:cs="Arial"/>
          <w:sz w:val="24"/>
        </w:rPr>
      </w:pPr>
    </w:p>
    <w:p w:rsidR="0009147F" w:rsidRDefault="0009147F" w:rsidP="00F81B53">
      <w:pPr>
        <w:spacing w:line="360" w:lineRule="auto"/>
        <w:jc w:val="both"/>
      </w:pPr>
    </w:p>
    <w:sectPr w:rsidR="0009147F" w:rsidSect="00A53179">
      <w:type w:val="continuous"/>
      <w:pgSz w:w="11907" w:h="16839" w:code="9"/>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36C" w:rsidRDefault="005B236C" w:rsidP="003B68F7">
      <w:pPr>
        <w:spacing w:after="0" w:line="240" w:lineRule="auto"/>
      </w:pPr>
      <w:r>
        <w:separator/>
      </w:r>
    </w:p>
  </w:endnote>
  <w:endnote w:type="continuationSeparator" w:id="0">
    <w:p w:rsidR="005B236C" w:rsidRDefault="005B236C" w:rsidP="003B6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36C" w:rsidRDefault="005B236C" w:rsidP="003B68F7">
      <w:pPr>
        <w:spacing w:after="0" w:line="240" w:lineRule="auto"/>
      </w:pPr>
      <w:r>
        <w:separator/>
      </w:r>
    </w:p>
  </w:footnote>
  <w:footnote w:type="continuationSeparator" w:id="0">
    <w:p w:rsidR="005B236C" w:rsidRDefault="005B236C" w:rsidP="003B68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E3D" w:rsidRDefault="00842E3D" w:rsidP="005B7A5E">
    <w:pPr>
      <w:pStyle w:val="Cabealho"/>
      <w:jc w:val="center"/>
    </w:pPr>
  </w:p>
  <w:p w:rsidR="00842E3D" w:rsidRDefault="00842E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E186C"/>
    <w:multiLevelType w:val="multilevel"/>
    <w:tmpl w:val="1E7CDA82"/>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6">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3"/>
  </w:num>
  <w:num w:numId="6">
    <w:abstractNumId w:val="2"/>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w15:presenceInfo w15:providerId="None" w15:userId="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B68F7"/>
    <w:rsid w:val="000070DC"/>
    <w:rsid w:val="000077E6"/>
    <w:rsid w:val="00013E8C"/>
    <w:rsid w:val="00037C7A"/>
    <w:rsid w:val="00044DBE"/>
    <w:rsid w:val="00060177"/>
    <w:rsid w:val="00077107"/>
    <w:rsid w:val="000853FE"/>
    <w:rsid w:val="0009147F"/>
    <w:rsid w:val="000A0334"/>
    <w:rsid w:val="000A1C6D"/>
    <w:rsid w:val="000B7128"/>
    <w:rsid w:val="000B75A5"/>
    <w:rsid w:val="000C1F1D"/>
    <w:rsid w:val="000D136A"/>
    <w:rsid w:val="000D4CC8"/>
    <w:rsid w:val="000F6B6F"/>
    <w:rsid w:val="00100410"/>
    <w:rsid w:val="0010627F"/>
    <w:rsid w:val="0011093E"/>
    <w:rsid w:val="00111523"/>
    <w:rsid w:val="001353DE"/>
    <w:rsid w:val="00146E61"/>
    <w:rsid w:val="0015232C"/>
    <w:rsid w:val="001678F0"/>
    <w:rsid w:val="00170EC0"/>
    <w:rsid w:val="00170FF1"/>
    <w:rsid w:val="00180878"/>
    <w:rsid w:val="001965B7"/>
    <w:rsid w:val="00197A83"/>
    <w:rsid w:val="001C11FB"/>
    <w:rsid w:val="001C3660"/>
    <w:rsid w:val="001E0C2C"/>
    <w:rsid w:val="001E5DE6"/>
    <w:rsid w:val="0020116D"/>
    <w:rsid w:val="002060F8"/>
    <w:rsid w:val="00212993"/>
    <w:rsid w:val="00214D19"/>
    <w:rsid w:val="0022336B"/>
    <w:rsid w:val="00231E34"/>
    <w:rsid w:val="00243250"/>
    <w:rsid w:val="00261E90"/>
    <w:rsid w:val="00263A3A"/>
    <w:rsid w:val="00267FD9"/>
    <w:rsid w:val="00273E67"/>
    <w:rsid w:val="00276AC0"/>
    <w:rsid w:val="002B1A42"/>
    <w:rsid w:val="002B2F4D"/>
    <w:rsid w:val="002D5402"/>
    <w:rsid w:val="002F086D"/>
    <w:rsid w:val="002F217B"/>
    <w:rsid w:val="002F2F36"/>
    <w:rsid w:val="003011D6"/>
    <w:rsid w:val="00311CBC"/>
    <w:rsid w:val="00313EA3"/>
    <w:rsid w:val="003460C6"/>
    <w:rsid w:val="00347966"/>
    <w:rsid w:val="00350BA5"/>
    <w:rsid w:val="003745F6"/>
    <w:rsid w:val="003859DB"/>
    <w:rsid w:val="003A46A7"/>
    <w:rsid w:val="003A60BF"/>
    <w:rsid w:val="003B68F7"/>
    <w:rsid w:val="003C3B53"/>
    <w:rsid w:val="003E51FE"/>
    <w:rsid w:val="003F1A9E"/>
    <w:rsid w:val="00403DB6"/>
    <w:rsid w:val="00410077"/>
    <w:rsid w:val="00413586"/>
    <w:rsid w:val="0041580F"/>
    <w:rsid w:val="00416DC7"/>
    <w:rsid w:val="0042006B"/>
    <w:rsid w:val="0042079C"/>
    <w:rsid w:val="00426B72"/>
    <w:rsid w:val="00472F15"/>
    <w:rsid w:val="0047640A"/>
    <w:rsid w:val="00496234"/>
    <w:rsid w:val="004C77D9"/>
    <w:rsid w:val="004D208B"/>
    <w:rsid w:val="004E3F28"/>
    <w:rsid w:val="004E58D0"/>
    <w:rsid w:val="004F17AC"/>
    <w:rsid w:val="004F5F29"/>
    <w:rsid w:val="005148BB"/>
    <w:rsid w:val="00514DA3"/>
    <w:rsid w:val="00517D21"/>
    <w:rsid w:val="0053385B"/>
    <w:rsid w:val="00540FB8"/>
    <w:rsid w:val="0054108E"/>
    <w:rsid w:val="00574FCA"/>
    <w:rsid w:val="00583FFA"/>
    <w:rsid w:val="00584BA1"/>
    <w:rsid w:val="005961D8"/>
    <w:rsid w:val="0059625F"/>
    <w:rsid w:val="005A09DF"/>
    <w:rsid w:val="005A495D"/>
    <w:rsid w:val="005B236C"/>
    <w:rsid w:val="005B3B3D"/>
    <w:rsid w:val="005B7A5E"/>
    <w:rsid w:val="005C4060"/>
    <w:rsid w:val="005C53F2"/>
    <w:rsid w:val="005E395E"/>
    <w:rsid w:val="005F5340"/>
    <w:rsid w:val="00601EC3"/>
    <w:rsid w:val="00603EF9"/>
    <w:rsid w:val="006045FF"/>
    <w:rsid w:val="00606ACC"/>
    <w:rsid w:val="0060765F"/>
    <w:rsid w:val="00612140"/>
    <w:rsid w:val="00637949"/>
    <w:rsid w:val="00641881"/>
    <w:rsid w:val="00666ED5"/>
    <w:rsid w:val="00673D1F"/>
    <w:rsid w:val="00675FBB"/>
    <w:rsid w:val="006803F6"/>
    <w:rsid w:val="0068185F"/>
    <w:rsid w:val="006832E0"/>
    <w:rsid w:val="00690309"/>
    <w:rsid w:val="006B6ADC"/>
    <w:rsid w:val="006C0E90"/>
    <w:rsid w:val="006E2825"/>
    <w:rsid w:val="006E6FB9"/>
    <w:rsid w:val="006F18B4"/>
    <w:rsid w:val="006F37DB"/>
    <w:rsid w:val="00717424"/>
    <w:rsid w:val="0072408C"/>
    <w:rsid w:val="0073067C"/>
    <w:rsid w:val="00733D22"/>
    <w:rsid w:val="007445F8"/>
    <w:rsid w:val="0075791B"/>
    <w:rsid w:val="00760DCD"/>
    <w:rsid w:val="007623B4"/>
    <w:rsid w:val="00762CBC"/>
    <w:rsid w:val="00763C31"/>
    <w:rsid w:val="00764967"/>
    <w:rsid w:val="00770B90"/>
    <w:rsid w:val="00774F13"/>
    <w:rsid w:val="007759EA"/>
    <w:rsid w:val="00785D04"/>
    <w:rsid w:val="00786B17"/>
    <w:rsid w:val="00793C82"/>
    <w:rsid w:val="007A6111"/>
    <w:rsid w:val="007C41C4"/>
    <w:rsid w:val="007C47BD"/>
    <w:rsid w:val="007E38D6"/>
    <w:rsid w:val="007E4E07"/>
    <w:rsid w:val="007E5056"/>
    <w:rsid w:val="0080119A"/>
    <w:rsid w:val="0080656C"/>
    <w:rsid w:val="00822C4E"/>
    <w:rsid w:val="0082405D"/>
    <w:rsid w:val="00831603"/>
    <w:rsid w:val="008327CA"/>
    <w:rsid w:val="00837121"/>
    <w:rsid w:val="00842E3D"/>
    <w:rsid w:val="008455AB"/>
    <w:rsid w:val="00850657"/>
    <w:rsid w:val="00851D58"/>
    <w:rsid w:val="00873200"/>
    <w:rsid w:val="00876A6D"/>
    <w:rsid w:val="00887606"/>
    <w:rsid w:val="008914CC"/>
    <w:rsid w:val="008A168F"/>
    <w:rsid w:val="008A7E8C"/>
    <w:rsid w:val="008B15EB"/>
    <w:rsid w:val="008B290E"/>
    <w:rsid w:val="008B4D86"/>
    <w:rsid w:val="008C3C2C"/>
    <w:rsid w:val="008C5D3D"/>
    <w:rsid w:val="008C7865"/>
    <w:rsid w:val="008D32FF"/>
    <w:rsid w:val="008D68D3"/>
    <w:rsid w:val="008E0887"/>
    <w:rsid w:val="008E1D34"/>
    <w:rsid w:val="008E2845"/>
    <w:rsid w:val="008E333A"/>
    <w:rsid w:val="008E4A7D"/>
    <w:rsid w:val="008F5CD8"/>
    <w:rsid w:val="00944F69"/>
    <w:rsid w:val="00945327"/>
    <w:rsid w:val="00946675"/>
    <w:rsid w:val="00950795"/>
    <w:rsid w:val="00951E24"/>
    <w:rsid w:val="009746E1"/>
    <w:rsid w:val="00977055"/>
    <w:rsid w:val="00997D7E"/>
    <w:rsid w:val="009A7BDB"/>
    <w:rsid w:val="009D339A"/>
    <w:rsid w:val="009E5FFE"/>
    <w:rsid w:val="009F25A7"/>
    <w:rsid w:val="009F2843"/>
    <w:rsid w:val="009F512A"/>
    <w:rsid w:val="00A007C1"/>
    <w:rsid w:val="00A101A0"/>
    <w:rsid w:val="00A13D8C"/>
    <w:rsid w:val="00A21B20"/>
    <w:rsid w:val="00A303C6"/>
    <w:rsid w:val="00A3756A"/>
    <w:rsid w:val="00A37DCD"/>
    <w:rsid w:val="00A41BE9"/>
    <w:rsid w:val="00A526DA"/>
    <w:rsid w:val="00A53179"/>
    <w:rsid w:val="00A57097"/>
    <w:rsid w:val="00A67473"/>
    <w:rsid w:val="00A72D1E"/>
    <w:rsid w:val="00A75212"/>
    <w:rsid w:val="00A80C22"/>
    <w:rsid w:val="00AB0FEA"/>
    <w:rsid w:val="00AB2E87"/>
    <w:rsid w:val="00AB3BDB"/>
    <w:rsid w:val="00AB4D58"/>
    <w:rsid w:val="00AD373F"/>
    <w:rsid w:val="00AD46A9"/>
    <w:rsid w:val="00AD5341"/>
    <w:rsid w:val="00B0026E"/>
    <w:rsid w:val="00B14748"/>
    <w:rsid w:val="00B2102B"/>
    <w:rsid w:val="00B226D1"/>
    <w:rsid w:val="00B33FF1"/>
    <w:rsid w:val="00B361D6"/>
    <w:rsid w:val="00B61090"/>
    <w:rsid w:val="00BA5D45"/>
    <w:rsid w:val="00BC47BE"/>
    <w:rsid w:val="00BC6695"/>
    <w:rsid w:val="00BD601D"/>
    <w:rsid w:val="00BE247E"/>
    <w:rsid w:val="00C04A22"/>
    <w:rsid w:val="00C14A04"/>
    <w:rsid w:val="00C15C3F"/>
    <w:rsid w:val="00C30611"/>
    <w:rsid w:val="00C35390"/>
    <w:rsid w:val="00C54280"/>
    <w:rsid w:val="00C64509"/>
    <w:rsid w:val="00C70B24"/>
    <w:rsid w:val="00C7132D"/>
    <w:rsid w:val="00C94209"/>
    <w:rsid w:val="00CA4ADC"/>
    <w:rsid w:val="00CA658C"/>
    <w:rsid w:val="00CB1BFC"/>
    <w:rsid w:val="00CB5B5F"/>
    <w:rsid w:val="00CB7562"/>
    <w:rsid w:val="00CB7B6F"/>
    <w:rsid w:val="00CC11FA"/>
    <w:rsid w:val="00CC3598"/>
    <w:rsid w:val="00CC5600"/>
    <w:rsid w:val="00CD39CF"/>
    <w:rsid w:val="00CE4045"/>
    <w:rsid w:val="00CF7407"/>
    <w:rsid w:val="00D00BDF"/>
    <w:rsid w:val="00D065EB"/>
    <w:rsid w:val="00D26574"/>
    <w:rsid w:val="00D45995"/>
    <w:rsid w:val="00D57845"/>
    <w:rsid w:val="00D727AD"/>
    <w:rsid w:val="00D7387E"/>
    <w:rsid w:val="00D76C84"/>
    <w:rsid w:val="00D76C99"/>
    <w:rsid w:val="00D825AA"/>
    <w:rsid w:val="00D913AF"/>
    <w:rsid w:val="00DA1FC1"/>
    <w:rsid w:val="00DA783F"/>
    <w:rsid w:val="00DD3198"/>
    <w:rsid w:val="00DE0E36"/>
    <w:rsid w:val="00E07794"/>
    <w:rsid w:val="00E10F60"/>
    <w:rsid w:val="00E31756"/>
    <w:rsid w:val="00E339F5"/>
    <w:rsid w:val="00E44B52"/>
    <w:rsid w:val="00E44D2F"/>
    <w:rsid w:val="00E51435"/>
    <w:rsid w:val="00E54971"/>
    <w:rsid w:val="00E55D38"/>
    <w:rsid w:val="00E56DFC"/>
    <w:rsid w:val="00E63752"/>
    <w:rsid w:val="00E76F02"/>
    <w:rsid w:val="00E873E0"/>
    <w:rsid w:val="00EA41D3"/>
    <w:rsid w:val="00EB5B9B"/>
    <w:rsid w:val="00EC6740"/>
    <w:rsid w:val="00ED38B0"/>
    <w:rsid w:val="00EE6E91"/>
    <w:rsid w:val="00EF52B4"/>
    <w:rsid w:val="00F130C7"/>
    <w:rsid w:val="00F15284"/>
    <w:rsid w:val="00F25385"/>
    <w:rsid w:val="00F34D33"/>
    <w:rsid w:val="00F34DBF"/>
    <w:rsid w:val="00F62923"/>
    <w:rsid w:val="00F67610"/>
    <w:rsid w:val="00F75EC1"/>
    <w:rsid w:val="00F769AC"/>
    <w:rsid w:val="00F81B53"/>
    <w:rsid w:val="00F81B7F"/>
    <w:rsid w:val="00F87D68"/>
    <w:rsid w:val="00F922DF"/>
    <w:rsid w:val="00F96F07"/>
    <w:rsid w:val="00F97414"/>
    <w:rsid w:val="00FA2210"/>
    <w:rsid w:val="00FA5B05"/>
    <w:rsid w:val="00FB1657"/>
    <w:rsid w:val="00FD64A4"/>
    <w:rsid w:val="00FD7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9"/>
    <o:shapelayout v:ext="edit">
      <o:idmap v:ext="edit" data="1"/>
    </o:shapelayout>
  </w:shapeDefaults>
  <w:decimalSymbol w:val=","/>
  <w:listSeparator w:val=";"/>
  <w15:docId w15:val="{783B64A1-7110-4982-A7BF-48A9BD08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8F7"/>
    <w:pPr>
      <w:spacing w:after="200" w:line="276" w:lineRule="auto"/>
    </w:pPr>
    <w:rPr>
      <w:sz w:val="22"/>
      <w:szCs w:val="22"/>
      <w:lang w:eastAsia="en-US"/>
    </w:rPr>
  </w:style>
  <w:style w:type="paragraph" w:styleId="Ttulo1">
    <w:name w:val="heading 1"/>
    <w:basedOn w:val="Normal"/>
    <w:next w:val="Normal"/>
    <w:link w:val="Ttulo1Char"/>
    <w:uiPriority w:val="99"/>
    <w:qFormat/>
    <w:rsid w:val="003B68F7"/>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9"/>
    <w:qFormat/>
    <w:rsid w:val="003B68F7"/>
    <w:pPr>
      <w:keepNext/>
      <w:keepLines/>
      <w:spacing w:before="40" w:after="0"/>
      <w:outlineLvl w:val="1"/>
    </w:pPr>
    <w:rPr>
      <w:rFonts w:ascii="Cambria" w:eastAsia="Times New Roman" w:hAnsi="Cambria"/>
      <w:color w:val="365F91"/>
      <w:sz w:val="26"/>
      <w:szCs w:val="26"/>
    </w:rPr>
  </w:style>
  <w:style w:type="paragraph" w:styleId="Ttulo3">
    <w:name w:val="heading 3"/>
    <w:basedOn w:val="Normal"/>
    <w:next w:val="Normal"/>
    <w:link w:val="Ttulo3Char"/>
    <w:uiPriority w:val="99"/>
    <w:qFormat/>
    <w:rsid w:val="003B68F7"/>
    <w:pPr>
      <w:keepNext/>
      <w:keepLines/>
      <w:spacing w:before="40" w:after="0"/>
      <w:outlineLvl w:val="2"/>
    </w:pPr>
    <w:rPr>
      <w:rFonts w:ascii="Cambria" w:eastAsia="Times New Roman" w:hAnsi="Cambria"/>
      <w:color w:val="243F6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3B68F7"/>
    <w:rPr>
      <w:rFonts w:ascii="Cambria" w:hAnsi="Cambria" w:cs="Times New Roman"/>
      <w:b/>
      <w:bCs/>
      <w:color w:val="365F91"/>
      <w:sz w:val="28"/>
      <w:szCs w:val="28"/>
    </w:rPr>
  </w:style>
  <w:style w:type="character" w:customStyle="1" w:styleId="Ttulo2Char">
    <w:name w:val="Título 2 Char"/>
    <w:link w:val="Ttulo2"/>
    <w:uiPriority w:val="99"/>
    <w:locked/>
    <w:rsid w:val="003B68F7"/>
    <w:rPr>
      <w:rFonts w:ascii="Cambria" w:hAnsi="Cambria" w:cs="Times New Roman"/>
      <w:color w:val="365F91"/>
      <w:sz w:val="26"/>
      <w:szCs w:val="26"/>
    </w:rPr>
  </w:style>
  <w:style w:type="character" w:customStyle="1" w:styleId="Ttulo3Char">
    <w:name w:val="Título 3 Char"/>
    <w:link w:val="Ttulo3"/>
    <w:uiPriority w:val="99"/>
    <w:locked/>
    <w:rsid w:val="003B68F7"/>
    <w:rPr>
      <w:rFonts w:ascii="Cambria" w:hAnsi="Cambria" w:cs="Times New Roman"/>
      <w:color w:val="243F60"/>
      <w:sz w:val="24"/>
      <w:szCs w:val="24"/>
    </w:rPr>
  </w:style>
  <w:style w:type="paragraph" w:styleId="PargrafodaLista">
    <w:name w:val="List Paragraph"/>
    <w:basedOn w:val="Normal"/>
    <w:uiPriority w:val="99"/>
    <w:qFormat/>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after="0"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99"/>
    <w:rsid w:val="003B68F7"/>
    <w:pPr>
      <w:spacing w:after="100" w:line="259" w:lineRule="auto"/>
      <w:ind w:left="220"/>
    </w:pPr>
    <w:rPr>
      <w:rFonts w:eastAsia="Times New Roman"/>
      <w:lang w:eastAsia="pt-BR"/>
    </w:rPr>
  </w:style>
  <w:style w:type="paragraph" w:styleId="Sumrio1">
    <w:name w:val="toc 1"/>
    <w:aliases w:val="Sumário"/>
    <w:basedOn w:val="Normal"/>
    <w:next w:val="Normal"/>
    <w:autoRedefine/>
    <w:uiPriority w:val="99"/>
    <w:rsid w:val="003B68F7"/>
    <w:pPr>
      <w:spacing w:after="100" w:line="259" w:lineRule="auto"/>
    </w:pPr>
    <w:rPr>
      <w:rFonts w:ascii="Arial" w:eastAsia="Times New Roman" w:hAnsi="Arial"/>
      <w:sz w:val="24"/>
      <w:lang w:eastAsia="pt-BR"/>
    </w:rPr>
  </w:style>
  <w:style w:type="paragraph" w:styleId="Sumrio3">
    <w:name w:val="toc 3"/>
    <w:basedOn w:val="Normal"/>
    <w:next w:val="Normal"/>
    <w:autoRedefine/>
    <w:uiPriority w:val="99"/>
    <w:rsid w:val="003B68F7"/>
    <w:pPr>
      <w:spacing w:after="100" w:line="259" w:lineRule="auto"/>
      <w:ind w:left="440"/>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after="0"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 w:val="24"/>
      <w:szCs w:val="24"/>
      <w:lang w:eastAsia="pt-BR"/>
    </w:rPr>
  </w:style>
  <w:style w:type="paragraph" w:styleId="Legenda">
    <w:name w:val="caption"/>
    <w:basedOn w:val="Normal"/>
    <w:next w:val="Normal"/>
    <w:uiPriority w:val="35"/>
    <w:unhideWhenUsed/>
    <w:qFormat/>
    <w:locked/>
    <w:rsid w:val="00F81B7F"/>
    <w:pPr>
      <w:spacing w:line="240" w:lineRule="auto"/>
    </w:pPr>
    <w:rPr>
      <w:rFonts w:asciiTheme="minorHAnsi" w:eastAsiaTheme="minorHAnsi" w:hAnsiTheme="minorHAnsi" w:cstheme="minorBidi"/>
      <w:i/>
      <w:iCs/>
      <w:color w:val="1F497D" w:themeColor="text2"/>
      <w:sz w:val="18"/>
      <w:szCs w:val="18"/>
    </w:rPr>
  </w:style>
  <w:style w:type="table" w:styleId="Tabelacomgrade">
    <w:name w:val="Table Grid"/>
    <w:basedOn w:val="Tabelanormal"/>
    <w:locked/>
    <w:rsid w:val="00C713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hyperlink" Target="http://www.sdh.gov.br/assuntos/pessoa-idosa/dados-estatisticos/DadossobreoenvelhecimentonoBrasil.pdf%20" TargetMode="External"/><Relationship Id="rId79" Type="http://schemas.openxmlformats.org/officeDocument/2006/relationships/hyperlink" Target="http://blog.vidadesilicio.com.br/arduino/basico/grandezas-digitais-e-analogicas-e-pwm/"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www.webcalc.com.br/ciencias/coef_atrito.html" TargetMode="External"/><Relationship Id="rId48" Type="http://schemas.openxmlformats.org/officeDocument/2006/relationships/image" Target="media/image38.png"/><Relationship Id="rId56" Type="http://schemas.openxmlformats.org/officeDocument/2006/relationships/hyperlink" Target="http://www.schindler.com/content/dam/web/br/PDFs/NI/manual-transporte-vertical.pdf" TargetMode="External"/><Relationship Id="rId64" Type="http://schemas.openxmlformats.org/officeDocument/2006/relationships/image" Target="media/image53.png"/><Relationship Id="rId69" Type="http://schemas.openxmlformats.org/officeDocument/2006/relationships/image" Target="media/image58.emf"/><Relationship Id="rId77" Type="http://schemas.openxmlformats.org/officeDocument/2006/relationships/hyperlink" Target="http://www.embarcados.com.br/arduino-mega-2560/"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www.aecweb.com.br/cont/a/os-desafios-do-mercado-da-automacao-residencial_8192" TargetMode="External"/><Relationship Id="rId80" Type="http://schemas.openxmlformats.org/officeDocument/2006/relationships/hyperlink" Target="file:///C:\Users\201220342\Downloads\www.weg.net"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www.tribunapr.com.br/arquivo/vida-saude/os-obstaculos-enfrentados-pelo-portadores-de-deficiencia-fisica/%3e.%20" TargetMode="External"/><Relationship Id="rId83" Type="http://schemas.openxmlformats.org/officeDocument/2006/relationships/hyperlink" Target="http://comandoseletricosii.blogspot.com.br/2013/03/aula-3-botoeiras-de-comand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ebc.com.br/noticias/2015/08/ibge-62-da-populacao-tem-algum-tipo-de-deficiencia" TargetMode="External"/><Relationship Id="rId78" Type="http://schemas.openxmlformats.org/officeDocument/2006/relationships/hyperlink" Target="http://www.embarcados.com.br/arduino-mega-2560/" TargetMode="External"/><Relationship Id="rId81" Type="http://schemas.openxmlformats.org/officeDocument/2006/relationships/hyperlink" Target="http://blog.vidadesilicio.com.br/arduino/modulo-ponte-h-l298n-arduino/"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eader" Target="header1.xm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www.embarcados.com.br/arduino-mega-2560/" TargetMode="External"/><Relationship Id="rId7" Type="http://schemas.openxmlformats.org/officeDocument/2006/relationships/endnotes" Target="endnotes.xml"/><Relationship Id="rId71" Type="http://schemas.openxmlformats.org/officeDocument/2006/relationships/hyperlink" Target="http://www.aecweb.com.br/cont/a/os-desafios-do-mercado-da-automacao-residencial_8192"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pololu.com/product/994" TargetMode="External"/><Relationship Id="rId45" Type="http://schemas.openxmlformats.org/officeDocument/2006/relationships/image" Target="media/image35.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hyperlink" Target="http://www.sabereletrica.com.br/chave-fim-de-cur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47AE7-80C2-4D98-909B-072CE1396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51</Pages>
  <Words>7705</Words>
  <Characters>41613</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49220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Adam</cp:lastModifiedBy>
  <cp:revision>19</cp:revision>
  <dcterms:created xsi:type="dcterms:W3CDTF">2016-11-21T20:34:00Z</dcterms:created>
  <dcterms:modified xsi:type="dcterms:W3CDTF">2016-11-28T23:03:00Z</dcterms:modified>
</cp:coreProperties>
</file>